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84FB59" w14:textId="0F3309CE" w:rsidR="009702C8" w:rsidRPr="0068662F" w:rsidRDefault="00D532B2" w:rsidP="003B7950">
      <w:pPr>
        <w:jc w:val="center"/>
        <w:rPr>
          <w:rFonts w:ascii="华文楷体" w:eastAsia="华文楷体" w:hAnsi="华文楷体" w:cstheme="majorBidi"/>
          <w:b/>
          <w:spacing w:val="-10"/>
          <w:kern w:val="28"/>
          <w:sz w:val="44"/>
          <w:szCs w:val="44"/>
          <w:lang w:eastAsia="zh-CN"/>
        </w:rPr>
      </w:pPr>
      <w:del w:id="0" w:author="Shawn" w:date="2016-03-22T21:41:00Z">
        <w:r w:rsidRPr="000B2160" w:rsidDel="00002B40">
          <w:rPr>
            <w:rFonts w:ascii="华文楷体" w:eastAsia="华文楷体" w:hAnsi="华文楷体" w:hint="eastAsia"/>
            <w:b/>
            <w:sz w:val="44"/>
            <w:szCs w:val="44"/>
            <w:lang w:eastAsia="zh-CN"/>
          </w:rPr>
          <w:delText>面向</w:delText>
        </w:r>
      </w:del>
      <w:r w:rsidR="00003F71" w:rsidRPr="000B2160">
        <w:rPr>
          <w:rFonts w:ascii="华文楷体" w:eastAsia="华文楷体" w:hAnsi="华文楷体" w:hint="eastAsia"/>
          <w:b/>
          <w:sz w:val="44"/>
          <w:szCs w:val="44"/>
          <w:lang w:eastAsia="zh-CN"/>
        </w:rPr>
        <w:t>高通量</w:t>
      </w:r>
      <w:del w:id="1" w:author="Shawn" w:date="2016-03-22T21:41:00Z">
        <w:r w:rsidRPr="000B2160" w:rsidDel="00002B40">
          <w:rPr>
            <w:rFonts w:ascii="华文楷体" w:eastAsia="华文楷体" w:hAnsi="华文楷体"/>
            <w:b/>
            <w:sz w:val="44"/>
            <w:szCs w:val="44"/>
            <w:lang w:eastAsia="zh-CN"/>
          </w:rPr>
          <w:delText>应用的</w:delText>
        </w:r>
      </w:del>
      <w:r w:rsidR="00ED2223">
        <w:rPr>
          <w:rFonts w:ascii="华文楷体" w:eastAsia="华文楷体" w:hAnsi="华文楷体" w:cs="宋体"/>
          <w:b/>
          <w:sz w:val="44"/>
          <w:szCs w:val="44"/>
          <w:lang w:eastAsia="zh-CN"/>
        </w:rPr>
        <w:t>众核</w:t>
      </w:r>
      <w:r w:rsidRPr="000B2160">
        <w:rPr>
          <w:rFonts w:ascii="华文楷体" w:eastAsia="华文楷体" w:hAnsi="华文楷体" w:cs="宋体"/>
          <w:b/>
          <w:sz w:val="44"/>
          <w:szCs w:val="44"/>
          <w:lang w:eastAsia="zh-CN"/>
        </w:rPr>
        <w:t>并行</w:t>
      </w:r>
      <w:r w:rsidR="00003F71" w:rsidRPr="000B2160">
        <w:rPr>
          <w:rFonts w:ascii="华文楷体" w:eastAsia="华文楷体" w:hAnsi="华文楷体"/>
          <w:b/>
          <w:sz w:val="44"/>
          <w:szCs w:val="44"/>
          <w:lang w:eastAsia="zh-CN"/>
        </w:rPr>
        <w:t>模</w:t>
      </w:r>
      <w:r w:rsidR="00003F71" w:rsidRPr="000B2160">
        <w:rPr>
          <w:rFonts w:ascii="华文楷体" w:eastAsia="华文楷体" w:hAnsi="华文楷体" w:cs="宋体"/>
          <w:b/>
          <w:sz w:val="44"/>
          <w:szCs w:val="44"/>
          <w:lang w:eastAsia="zh-CN"/>
        </w:rPr>
        <w:t>拟</w:t>
      </w:r>
    </w:p>
    <w:p w14:paraId="4F135F91" w14:textId="21044D7C" w:rsidR="000E27E4" w:rsidRPr="00975A4F" w:rsidRDefault="00003F71" w:rsidP="003B7950">
      <w:pPr>
        <w:pStyle w:val="a6"/>
        <w:jc w:val="center"/>
        <w:rPr>
          <w:rFonts w:ascii="黑体" w:eastAsia="黑体" w:hAnsi="黑体"/>
          <w:sz w:val="44"/>
          <w:szCs w:val="44"/>
          <w:lang w:eastAsia="zh-CN"/>
        </w:rPr>
      </w:pPr>
      <w:r w:rsidRPr="000B2160">
        <w:rPr>
          <w:rFonts w:ascii="华文楷体" w:eastAsia="华文楷体" w:hAnsi="华文楷体"/>
          <w:b/>
          <w:sz w:val="44"/>
          <w:szCs w:val="44"/>
          <w:lang w:eastAsia="zh-CN"/>
        </w:rPr>
        <w:t>加速技</w:t>
      </w:r>
      <w:r w:rsidRPr="000B2160">
        <w:rPr>
          <w:rFonts w:ascii="华文楷体" w:eastAsia="华文楷体" w:hAnsi="华文楷体" w:cs="宋体"/>
          <w:b/>
          <w:sz w:val="44"/>
          <w:szCs w:val="44"/>
          <w:lang w:eastAsia="zh-CN"/>
        </w:rPr>
        <w:t>术</w:t>
      </w:r>
      <w:r w:rsidR="0040171A">
        <w:rPr>
          <w:rFonts w:ascii="华文楷体" w:eastAsia="华文楷体" w:hAnsi="华文楷体" w:cs="宋体" w:hint="eastAsia"/>
          <w:b/>
          <w:sz w:val="44"/>
          <w:szCs w:val="44"/>
          <w:lang w:eastAsia="zh-CN"/>
        </w:rPr>
        <w:t>研究</w:t>
      </w:r>
      <w:bookmarkStart w:id="2" w:name="_GoBack"/>
      <w:bookmarkEnd w:id="2"/>
    </w:p>
    <w:p w14:paraId="35462680" w14:textId="77777777" w:rsidR="00003F71" w:rsidRPr="00013F21" w:rsidRDefault="00003F71">
      <w:pPr>
        <w:rPr>
          <w:rFonts w:ascii="宋体" w:eastAsia="宋体" w:hAnsi="宋体"/>
          <w:sz w:val="21"/>
          <w:szCs w:val="21"/>
          <w:lang w:eastAsia="zh-CN"/>
        </w:rPr>
      </w:pPr>
    </w:p>
    <w:p w14:paraId="7DAFDA88" w14:textId="62044930" w:rsidR="00975A4F" w:rsidRPr="00A42516" w:rsidRDefault="005E133F" w:rsidP="004E45AF">
      <w:pPr>
        <w:pStyle w:val="ae"/>
        <w:spacing w:after="0" w:line="240" w:lineRule="auto"/>
        <w:rPr>
          <w:rFonts w:ascii="Times New Roman" w:eastAsia="华文中宋" w:hAnsi="Times New Roman"/>
          <w:b/>
          <w:bCs/>
          <w:w w:val="95"/>
          <w:sz w:val="21"/>
          <w:szCs w:val="21"/>
          <w:vertAlign w:val="superscript"/>
        </w:rPr>
      </w:pPr>
      <w:r w:rsidRPr="004E45AF">
        <w:rPr>
          <w:rFonts w:ascii="Times New Roman" w:eastAsia="华文中宋" w:hAnsi="Times New Roman" w:hint="eastAsia"/>
          <w:b/>
          <w:bCs/>
          <w:w w:val="95"/>
          <w:sz w:val="21"/>
          <w:szCs w:val="21"/>
        </w:rPr>
        <w:t>方国庆</w:t>
      </w:r>
      <w:r w:rsidR="00975A4F" w:rsidRPr="00AA7B70">
        <w:rPr>
          <w:rFonts w:ascii="Times New Roman" w:eastAsia="华文中宋" w:hAnsi="Times New Roman" w:hint="eastAsia"/>
          <w:b/>
          <w:bCs/>
          <w:w w:val="95"/>
          <w:sz w:val="21"/>
          <w:szCs w:val="21"/>
          <w:vertAlign w:val="superscript"/>
        </w:rPr>
        <w:t>1</w:t>
      </w:r>
      <w:r w:rsidR="00093249" w:rsidRPr="00AA7B70">
        <w:rPr>
          <w:rFonts w:ascii="Times New Roman" w:eastAsia="华文中宋" w:hAnsi="Times New Roman"/>
          <w:b/>
          <w:bCs/>
          <w:w w:val="95"/>
          <w:sz w:val="21"/>
          <w:szCs w:val="21"/>
          <w:vertAlign w:val="superscript"/>
        </w:rPr>
        <w:t>,2</w:t>
      </w:r>
      <w:r w:rsidR="00975A4F" w:rsidRPr="004E45AF">
        <w:rPr>
          <w:rFonts w:ascii="Times New Roman" w:eastAsia="华文中宋" w:hAnsi="Times New Roman" w:hint="eastAsia"/>
          <w:b/>
          <w:bCs/>
          <w:w w:val="95"/>
          <w:sz w:val="21"/>
          <w:szCs w:val="21"/>
        </w:rPr>
        <w:t xml:space="preserve">, </w:t>
      </w:r>
      <w:r w:rsidRPr="004E45AF">
        <w:rPr>
          <w:rFonts w:ascii="Times New Roman" w:eastAsia="华文中宋" w:hAnsi="Times New Roman" w:hint="eastAsia"/>
          <w:b/>
          <w:bCs/>
          <w:w w:val="95"/>
          <w:sz w:val="21"/>
          <w:szCs w:val="21"/>
        </w:rPr>
        <w:t>李文明</w:t>
      </w:r>
      <w:r w:rsidR="00F148C3" w:rsidRPr="00AA7B70">
        <w:rPr>
          <w:rFonts w:ascii="Times New Roman" w:eastAsia="华文中宋" w:hAnsi="Times New Roman" w:hint="eastAsia"/>
          <w:b/>
          <w:bCs/>
          <w:w w:val="95"/>
          <w:sz w:val="21"/>
          <w:szCs w:val="21"/>
          <w:vertAlign w:val="superscript"/>
        </w:rPr>
        <w:t>2</w:t>
      </w:r>
      <w:r w:rsidR="00093249" w:rsidRPr="00AA7B70">
        <w:rPr>
          <w:rFonts w:ascii="Times New Roman" w:eastAsia="华文中宋" w:hAnsi="Times New Roman"/>
          <w:b/>
          <w:bCs/>
          <w:w w:val="95"/>
          <w:sz w:val="21"/>
          <w:szCs w:val="21"/>
          <w:vertAlign w:val="superscript"/>
        </w:rPr>
        <w:t>,3</w:t>
      </w:r>
      <w:r w:rsidR="00975A4F" w:rsidRPr="004E45AF">
        <w:rPr>
          <w:rFonts w:ascii="Times New Roman" w:eastAsia="华文中宋" w:hAnsi="Times New Roman" w:hint="eastAsia"/>
          <w:b/>
          <w:bCs/>
          <w:w w:val="95"/>
          <w:sz w:val="21"/>
          <w:szCs w:val="21"/>
        </w:rPr>
        <w:t xml:space="preserve">, </w:t>
      </w:r>
      <w:r w:rsidRPr="004E45AF">
        <w:rPr>
          <w:rFonts w:ascii="Times New Roman" w:eastAsia="华文中宋" w:hAnsi="Times New Roman" w:hint="eastAsia"/>
          <w:b/>
          <w:bCs/>
          <w:w w:val="95"/>
          <w:sz w:val="21"/>
          <w:szCs w:val="21"/>
        </w:rPr>
        <w:t>余洋</w:t>
      </w:r>
      <w:r w:rsidR="00F148C3" w:rsidRPr="00AA7B70">
        <w:rPr>
          <w:rFonts w:ascii="Times New Roman" w:eastAsia="华文中宋" w:hAnsi="Times New Roman" w:hint="eastAsia"/>
          <w:b/>
          <w:bCs/>
          <w:w w:val="95"/>
          <w:sz w:val="21"/>
          <w:szCs w:val="21"/>
          <w:vertAlign w:val="superscript"/>
        </w:rPr>
        <w:t>1</w:t>
      </w:r>
      <w:r w:rsidR="00975A4F" w:rsidRPr="004E45AF">
        <w:rPr>
          <w:rFonts w:ascii="Times New Roman" w:eastAsia="华文中宋" w:hAnsi="Times New Roman" w:hint="eastAsia"/>
          <w:b/>
          <w:bCs/>
          <w:w w:val="95"/>
          <w:sz w:val="21"/>
          <w:szCs w:val="21"/>
        </w:rPr>
        <w:t xml:space="preserve">, </w:t>
      </w:r>
      <w:r w:rsidRPr="004E45AF">
        <w:rPr>
          <w:rFonts w:ascii="Times New Roman" w:eastAsia="华文中宋" w:hAnsi="Times New Roman" w:hint="eastAsia"/>
          <w:b/>
          <w:bCs/>
          <w:w w:val="95"/>
          <w:sz w:val="21"/>
          <w:szCs w:val="21"/>
        </w:rPr>
        <w:t>张洋</w:t>
      </w:r>
      <w:r w:rsidR="00975A4F" w:rsidRPr="00AA7B70">
        <w:rPr>
          <w:rFonts w:ascii="Times New Roman" w:eastAsia="华文中宋" w:hAnsi="Times New Roman" w:hint="eastAsia"/>
          <w:b/>
          <w:bCs/>
          <w:w w:val="95"/>
          <w:sz w:val="21"/>
          <w:szCs w:val="21"/>
          <w:vertAlign w:val="superscript"/>
        </w:rPr>
        <w:t>2</w:t>
      </w:r>
      <w:r w:rsidR="00093249" w:rsidRPr="00AA7B70">
        <w:rPr>
          <w:rFonts w:ascii="Times New Roman" w:eastAsia="华文中宋" w:hAnsi="Times New Roman"/>
          <w:b/>
          <w:bCs/>
          <w:w w:val="95"/>
          <w:sz w:val="21"/>
          <w:szCs w:val="21"/>
          <w:vertAlign w:val="superscript"/>
        </w:rPr>
        <w:t>,3</w:t>
      </w:r>
      <w:r w:rsidR="00A42516" w:rsidRPr="004E45AF">
        <w:rPr>
          <w:rFonts w:ascii="Times New Roman" w:eastAsia="华文中宋" w:hAnsi="Times New Roman" w:hint="eastAsia"/>
          <w:b/>
          <w:bCs/>
          <w:w w:val="95"/>
          <w:sz w:val="21"/>
          <w:szCs w:val="21"/>
        </w:rPr>
        <w:t>,</w:t>
      </w:r>
      <w:r w:rsidR="00A42516">
        <w:rPr>
          <w:rFonts w:ascii="Times New Roman" w:eastAsia="华文中宋" w:hAnsi="Times New Roman"/>
          <w:b/>
          <w:bCs/>
          <w:w w:val="95"/>
          <w:sz w:val="21"/>
          <w:szCs w:val="21"/>
        </w:rPr>
        <w:t>叶笑春</w:t>
      </w:r>
      <w:r w:rsidR="00A42516">
        <w:rPr>
          <w:rFonts w:ascii="Times New Roman" w:eastAsia="华文中宋" w:hAnsi="Times New Roman"/>
          <w:b/>
          <w:bCs/>
          <w:w w:val="95"/>
          <w:sz w:val="21"/>
          <w:szCs w:val="21"/>
          <w:vertAlign w:val="superscript"/>
        </w:rPr>
        <w:t>2</w:t>
      </w:r>
      <w:r w:rsidR="00A42516" w:rsidRPr="004E45AF">
        <w:rPr>
          <w:rFonts w:ascii="Times New Roman" w:eastAsia="华文中宋" w:hAnsi="Times New Roman" w:hint="eastAsia"/>
          <w:b/>
          <w:bCs/>
          <w:w w:val="95"/>
          <w:sz w:val="21"/>
          <w:szCs w:val="21"/>
        </w:rPr>
        <w:t>,</w:t>
      </w:r>
      <w:r w:rsidR="00A42516">
        <w:rPr>
          <w:rFonts w:ascii="Times New Roman" w:eastAsia="华文中宋" w:hAnsi="Times New Roman"/>
          <w:b/>
          <w:bCs/>
          <w:w w:val="95"/>
          <w:sz w:val="21"/>
          <w:szCs w:val="21"/>
        </w:rPr>
        <w:t>安虹</w:t>
      </w:r>
      <w:r w:rsidR="00A42516">
        <w:rPr>
          <w:rFonts w:ascii="Times New Roman" w:eastAsia="华文中宋" w:hAnsi="Times New Roman"/>
          <w:b/>
          <w:bCs/>
          <w:w w:val="95"/>
          <w:sz w:val="21"/>
          <w:szCs w:val="21"/>
          <w:vertAlign w:val="superscript"/>
        </w:rPr>
        <w:t>1</w:t>
      </w:r>
    </w:p>
    <w:p w14:paraId="5E5F837F" w14:textId="193CC878" w:rsidR="00975A4F" w:rsidRPr="004E45AF" w:rsidRDefault="00975A4F" w:rsidP="004E45AF">
      <w:pPr>
        <w:pStyle w:val="ae"/>
        <w:spacing w:before="0" w:after="0" w:line="300" w:lineRule="exact"/>
        <w:rPr>
          <w:rFonts w:ascii="Times New Roman" w:eastAsia="华文中宋" w:hAnsi="Times New Roman"/>
          <w:sz w:val="18"/>
          <w:szCs w:val="24"/>
        </w:rPr>
      </w:pPr>
      <w:r w:rsidRPr="00AA7B70">
        <w:rPr>
          <w:rFonts w:ascii="Times New Roman" w:eastAsia="华文中宋" w:hAnsi="Times New Roman" w:hint="eastAsia"/>
          <w:sz w:val="18"/>
          <w:szCs w:val="24"/>
          <w:vertAlign w:val="superscript"/>
        </w:rPr>
        <w:t>1</w:t>
      </w:r>
      <w:r w:rsidRPr="004E45AF">
        <w:rPr>
          <w:rFonts w:ascii="Times New Roman" w:eastAsia="华文中宋" w:hAnsi="Times New Roman" w:hint="eastAsia"/>
          <w:sz w:val="18"/>
          <w:szCs w:val="24"/>
        </w:rPr>
        <w:t>(</w:t>
      </w:r>
      <w:r w:rsidR="004504B5" w:rsidRPr="004E45AF">
        <w:rPr>
          <w:rFonts w:ascii="Times New Roman" w:eastAsia="华文中宋" w:hAnsi="Times New Roman" w:hint="eastAsia"/>
          <w:sz w:val="18"/>
          <w:szCs w:val="24"/>
        </w:rPr>
        <w:t>中国科学技术大学</w:t>
      </w:r>
      <w:r w:rsidRPr="004E45AF">
        <w:rPr>
          <w:rFonts w:ascii="Times New Roman" w:eastAsia="华文中宋" w:hAnsi="Times New Roman" w:hint="eastAsia"/>
          <w:sz w:val="18"/>
          <w:szCs w:val="24"/>
        </w:rPr>
        <w:t>大学</w:t>
      </w:r>
      <w:r w:rsidRPr="004E45AF">
        <w:rPr>
          <w:rFonts w:ascii="Times New Roman" w:eastAsia="华文中宋" w:hAnsi="Times New Roman" w:hint="eastAsia"/>
          <w:sz w:val="18"/>
          <w:szCs w:val="24"/>
        </w:rPr>
        <w:t xml:space="preserve"> </w:t>
      </w:r>
      <w:r w:rsidR="00122053" w:rsidRPr="004E45AF">
        <w:rPr>
          <w:rFonts w:ascii="Times New Roman" w:eastAsia="华文中宋" w:hAnsi="Times New Roman" w:hint="eastAsia"/>
          <w:sz w:val="18"/>
          <w:szCs w:val="24"/>
        </w:rPr>
        <w:t>计算机</w:t>
      </w:r>
      <w:r w:rsidRPr="004E45AF">
        <w:rPr>
          <w:rFonts w:ascii="Times New Roman" w:eastAsia="华文中宋" w:hAnsi="Times New Roman" w:hint="eastAsia"/>
          <w:sz w:val="18"/>
          <w:szCs w:val="24"/>
        </w:rPr>
        <w:t>科学与技术学院，合肥</w:t>
      </w:r>
      <w:r w:rsidR="008314F9" w:rsidRPr="004E45AF">
        <w:rPr>
          <w:rFonts w:ascii="Times New Roman" w:eastAsia="华文中宋" w:hAnsi="Times New Roman" w:hint="eastAsia"/>
          <w:sz w:val="18"/>
          <w:szCs w:val="24"/>
        </w:rPr>
        <w:t xml:space="preserve"> 230027</w:t>
      </w:r>
      <w:r w:rsidRPr="004E45AF">
        <w:rPr>
          <w:rFonts w:ascii="Times New Roman" w:eastAsia="华文中宋" w:hAnsi="Times New Roman" w:hint="eastAsia"/>
          <w:sz w:val="18"/>
          <w:szCs w:val="24"/>
        </w:rPr>
        <w:t>)</w:t>
      </w:r>
    </w:p>
    <w:p w14:paraId="7CD1F38D" w14:textId="74D7A20B" w:rsidR="00093249" w:rsidRPr="004E45AF" w:rsidRDefault="00093249" w:rsidP="004E45AF">
      <w:pPr>
        <w:pStyle w:val="ae"/>
        <w:spacing w:before="0" w:after="0" w:line="300" w:lineRule="exact"/>
        <w:rPr>
          <w:rFonts w:ascii="Times New Roman" w:eastAsia="华文中宋" w:hAnsi="Times New Roman"/>
          <w:sz w:val="18"/>
          <w:szCs w:val="24"/>
        </w:rPr>
      </w:pPr>
      <w:r w:rsidRPr="00AA7B70">
        <w:rPr>
          <w:rFonts w:ascii="Times New Roman" w:eastAsia="华文中宋" w:hAnsi="Times New Roman" w:hint="eastAsia"/>
          <w:sz w:val="18"/>
          <w:szCs w:val="24"/>
          <w:vertAlign w:val="superscript"/>
        </w:rPr>
        <w:t>2</w:t>
      </w:r>
      <w:r w:rsidRPr="004E45AF">
        <w:rPr>
          <w:rFonts w:ascii="Times New Roman" w:eastAsia="华文中宋" w:hAnsi="Times New Roman" w:hint="eastAsia"/>
          <w:sz w:val="18"/>
          <w:szCs w:val="24"/>
        </w:rPr>
        <w:t>(</w:t>
      </w:r>
      <w:r w:rsidRPr="004E45AF">
        <w:rPr>
          <w:rFonts w:ascii="Times New Roman" w:eastAsia="华文中宋" w:hAnsi="Times New Roman" w:hint="eastAsia"/>
          <w:sz w:val="18"/>
          <w:szCs w:val="24"/>
        </w:rPr>
        <w:t>中国科学院计算技术研究所计算机</w:t>
      </w:r>
      <w:r w:rsidRPr="004E45AF">
        <w:rPr>
          <w:rFonts w:ascii="Times New Roman" w:eastAsia="华文中宋" w:hAnsi="Times New Roman"/>
          <w:sz w:val="18"/>
          <w:szCs w:val="24"/>
        </w:rPr>
        <w:t xml:space="preserve">  </w:t>
      </w:r>
      <w:r w:rsidRPr="004E45AF">
        <w:rPr>
          <w:rFonts w:ascii="Times New Roman" w:eastAsia="华文中宋" w:hAnsi="Times New Roman" w:hint="eastAsia"/>
          <w:sz w:val="18"/>
          <w:szCs w:val="24"/>
        </w:rPr>
        <w:t>体系结构国家重点实验室</w:t>
      </w:r>
      <w:r w:rsidRPr="004E45AF">
        <w:rPr>
          <w:rFonts w:ascii="Times New Roman" w:eastAsia="华文中宋" w:hAnsi="Times New Roman" w:hint="eastAsia"/>
          <w:sz w:val="18"/>
          <w:szCs w:val="24"/>
        </w:rPr>
        <w:t xml:space="preserve"> </w:t>
      </w:r>
      <w:r w:rsidRPr="004E45AF">
        <w:rPr>
          <w:rFonts w:ascii="Times New Roman" w:eastAsia="华文中宋" w:hAnsi="Times New Roman"/>
          <w:sz w:val="18"/>
          <w:szCs w:val="24"/>
        </w:rPr>
        <w:t>北京</w:t>
      </w:r>
      <w:r w:rsidRPr="004E45AF">
        <w:rPr>
          <w:rFonts w:ascii="Times New Roman" w:eastAsia="华文中宋" w:hAnsi="Times New Roman" w:hint="eastAsia"/>
          <w:sz w:val="18"/>
          <w:szCs w:val="24"/>
        </w:rPr>
        <w:t xml:space="preserve"> 100190)</w:t>
      </w:r>
    </w:p>
    <w:p w14:paraId="11449527" w14:textId="7ADEB8D9" w:rsidR="00975A4F" w:rsidRPr="004E45AF" w:rsidRDefault="00093249" w:rsidP="004E45AF">
      <w:pPr>
        <w:pStyle w:val="ae"/>
        <w:spacing w:before="0" w:afterLines="40" w:after="96" w:line="300" w:lineRule="exact"/>
        <w:rPr>
          <w:rFonts w:ascii="Times New Roman" w:eastAsia="华文中宋" w:hAnsi="Times New Roman"/>
          <w:sz w:val="18"/>
          <w:szCs w:val="24"/>
        </w:rPr>
      </w:pPr>
      <w:r w:rsidRPr="00AA7B70">
        <w:rPr>
          <w:rFonts w:ascii="Times New Roman" w:eastAsia="华文中宋" w:hAnsi="Times New Roman" w:hint="eastAsia"/>
          <w:sz w:val="18"/>
          <w:szCs w:val="24"/>
          <w:vertAlign w:val="superscript"/>
        </w:rPr>
        <w:t>3</w:t>
      </w:r>
      <w:r w:rsidR="00975A4F" w:rsidRPr="004E45AF">
        <w:rPr>
          <w:rFonts w:ascii="Times New Roman" w:eastAsia="华文中宋" w:hAnsi="Times New Roman" w:hint="eastAsia"/>
          <w:sz w:val="18"/>
          <w:szCs w:val="24"/>
        </w:rPr>
        <w:t>(</w:t>
      </w:r>
      <w:r w:rsidR="00375EE8" w:rsidRPr="004E45AF">
        <w:rPr>
          <w:rFonts w:ascii="Times New Roman" w:eastAsia="华文中宋" w:hAnsi="Times New Roman" w:hint="eastAsia"/>
          <w:sz w:val="18"/>
          <w:szCs w:val="24"/>
        </w:rPr>
        <w:t>中国</w:t>
      </w:r>
      <w:r w:rsidR="00375EE8" w:rsidRPr="004E45AF">
        <w:rPr>
          <w:rFonts w:ascii="Times New Roman" w:eastAsia="华文中宋" w:hAnsi="Times New Roman"/>
          <w:sz w:val="18"/>
          <w:szCs w:val="24"/>
        </w:rPr>
        <w:t>科学院大学</w:t>
      </w:r>
      <w:r w:rsidR="00CE7E7E" w:rsidRPr="004E45AF">
        <w:rPr>
          <w:rFonts w:ascii="Times New Roman" w:eastAsia="华文中宋" w:hAnsi="Times New Roman" w:hint="eastAsia"/>
          <w:sz w:val="18"/>
          <w:szCs w:val="24"/>
        </w:rPr>
        <w:t xml:space="preserve"> </w:t>
      </w:r>
      <w:r w:rsidRPr="004E45AF">
        <w:rPr>
          <w:rFonts w:ascii="Times New Roman" w:eastAsia="华文中宋" w:hAnsi="Times New Roman" w:hint="eastAsia"/>
          <w:sz w:val="18"/>
          <w:szCs w:val="24"/>
        </w:rPr>
        <w:t>北京</w:t>
      </w:r>
      <w:r w:rsidR="00CE7E7E" w:rsidRPr="004E45AF">
        <w:rPr>
          <w:rFonts w:ascii="Times New Roman" w:eastAsia="华文中宋" w:hAnsi="Times New Roman"/>
          <w:sz w:val="18"/>
          <w:szCs w:val="24"/>
        </w:rPr>
        <w:t xml:space="preserve"> </w:t>
      </w:r>
      <w:r w:rsidRPr="004E45AF">
        <w:rPr>
          <w:rFonts w:ascii="Times New Roman" w:eastAsia="华文中宋" w:hAnsi="Times New Roman" w:hint="eastAsia"/>
          <w:sz w:val="18"/>
          <w:szCs w:val="24"/>
        </w:rPr>
        <w:t>100049</w:t>
      </w:r>
      <w:r w:rsidR="00975A4F" w:rsidRPr="004E45AF">
        <w:rPr>
          <w:rFonts w:ascii="Times New Roman" w:eastAsia="华文中宋" w:hAnsi="Times New Roman" w:hint="eastAsia"/>
          <w:sz w:val="18"/>
          <w:szCs w:val="24"/>
        </w:rPr>
        <w:t>)</w:t>
      </w:r>
    </w:p>
    <w:p w14:paraId="0F1AAFDE" w14:textId="6A063842" w:rsidR="00975A4F" w:rsidRDefault="00975A4F" w:rsidP="004E45AF">
      <w:pPr>
        <w:pStyle w:val="0"/>
        <w:spacing w:line="300" w:lineRule="exact"/>
        <w:rPr>
          <w:rFonts w:ascii="Times New Roman" w:hAnsi="Times New Roman"/>
        </w:rPr>
      </w:pPr>
      <w:r w:rsidRPr="004E45AF">
        <w:rPr>
          <w:rStyle w:val="eChar"/>
          <w:rFonts w:hint="eastAsia"/>
          <w:b/>
          <w:szCs w:val="18"/>
        </w:rPr>
        <w:t>摘　要</w:t>
      </w:r>
      <w:r>
        <w:rPr>
          <w:rStyle w:val="0Char"/>
          <w:rFonts w:ascii="Times New Roman" w:eastAsia="黑体" w:hAnsi="Times New Roman" w:hint="eastAsia"/>
          <w:b w:val="0"/>
          <w:bCs/>
        </w:rPr>
        <w:t>：</w:t>
      </w:r>
      <w:r w:rsidR="00347944" w:rsidRPr="004E45AF">
        <w:rPr>
          <w:rStyle w:val="eChar"/>
          <w:rFonts w:ascii="Times New Roman" w:hAnsi="Times New Roman"/>
          <w:szCs w:val="18"/>
        </w:rPr>
        <w:t>软件模拟器是体系结构研究的重要工具，对体系结构发展有着</w:t>
      </w:r>
      <w:r w:rsidR="00347944" w:rsidRPr="004E45AF">
        <w:rPr>
          <w:rStyle w:val="eChar"/>
          <w:rFonts w:ascii="Times New Roman" w:hAnsi="Times New Roman" w:hint="eastAsia"/>
          <w:szCs w:val="18"/>
        </w:rPr>
        <w:t>不可替代</w:t>
      </w:r>
      <w:r w:rsidR="00347944" w:rsidRPr="004E45AF">
        <w:rPr>
          <w:rStyle w:val="eChar"/>
          <w:rFonts w:ascii="Times New Roman" w:hAnsi="Times New Roman"/>
          <w:szCs w:val="18"/>
        </w:rPr>
        <w:t>的推动作用</w:t>
      </w:r>
      <w:ins w:id="3" w:author="Shawn" w:date="2016-03-22T20:14:00Z">
        <w:r w:rsidR="009E75F3">
          <w:rPr>
            <w:rStyle w:val="eChar"/>
            <w:rFonts w:ascii="Times New Roman" w:hAnsi="Times New Roman" w:hint="eastAsia"/>
            <w:szCs w:val="18"/>
          </w:rPr>
          <w:t>，</w:t>
        </w:r>
      </w:ins>
      <w:del w:id="4" w:author="Shawn" w:date="2016-03-22T20:14:00Z">
        <w:r w:rsidR="00347944" w:rsidRPr="004E45AF" w:rsidDel="009E75F3">
          <w:rPr>
            <w:rStyle w:val="eChar"/>
            <w:rFonts w:ascii="Times New Roman" w:hAnsi="Times New Roman"/>
            <w:szCs w:val="18"/>
          </w:rPr>
          <w:delText>。</w:delText>
        </w:r>
      </w:del>
      <w:ins w:id="5" w:author="Shawn" w:date="2016-03-22T20:13:00Z">
        <w:r w:rsidR="009E75F3">
          <w:rPr>
            <w:rStyle w:val="eChar"/>
            <w:rFonts w:ascii="Times New Roman" w:hAnsi="Times New Roman" w:hint="eastAsia"/>
            <w:szCs w:val="18"/>
          </w:rPr>
          <w:t>而软件模拟器中最为关键的指标</w:t>
        </w:r>
      </w:ins>
      <w:ins w:id="6" w:author="Shawn" w:date="2016-03-22T20:14:00Z">
        <w:r w:rsidR="009E75F3">
          <w:rPr>
            <w:rStyle w:val="eChar"/>
            <w:rFonts w:ascii="Times New Roman" w:hAnsi="Times New Roman" w:hint="eastAsia"/>
            <w:szCs w:val="18"/>
          </w:rPr>
          <w:t>是</w:t>
        </w:r>
      </w:ins>
      <w:del w:id="7" w:author="Shawn" w:date="2016-03-22T20:13:00Z">
        <w:r w:rsidR="00347944" w:rsidRPr="004E45AF" w:rsidDel="009E75F3">
          <w:rPr>
            <w:rStyle w:val="eChar"/>
            <w:rFonts w:ascii="Times New Roman" w:hAnsi="Times New Roman"/>
            <w:szCs w:val="18"/>
          </w:rPr>
          <w:delText>提高体系结构</w:delText>
        </w:r>
      </w:del>
      <w:r w:rsidR="00347944" w:rsidRPr="004E45AF">
        <w:rPr>
          <w:rStyle w:val="eChar"/>
          <w:rFonts w:ascii="Times New Roman" w:hAnsi="Times New Roman"/>
          <w:szCs w:val="18"/>
        </w:rPr>
        <w:t>模拟</w:t>
      </w:r>
      <w:del w:id="8" w:author="Shawn" w:date="2016-03-22T20:13:00Z">
        <w:r w:rsidR="00347944" w:rsidRPr="004E45AF" w:rsidDel="009E75F3">
          <w:rPr>
            <w:rStyle w:val="eChar"/>
            <w:rFonts w:ascii="Times New Roman" w:hAnsi="Times New Roman"/>
            <w:szCs w:val="18"/>
          </w:rPr>
          <w:delText>器的</w:delText>
        </w:r>
      </w:del>
      <w:r w:rsidR="00347944" w:rsidRPr="004E45AF">
        <w:rPr>
          <w:rStyle w:val="eChar"/>
          <w:rFonts w:ascii="Times New Roman" w:hAnsi="Times New Roman"/>
          <w:szCs w:val="18"/>
        </w:rPr>
        <w:t>速度</w:t>
      </w:r>
      <w:del w:id="9" w:author="Shawn" w:date="2016-03-22T20:13:00Z">
        <w:r w:rsidR="001E3AE4" w:rsidRPr="004E45AF" w:rsidDel="009E75F3">
          <w:rPr>
            <w:rStyle w:val="eChar"/>
            <w:rFonts w:ascii="Times New Roman" w:hAnsi="Times New Roman"/>
            <w:szCs w:val="18"/>
          </w:rPr>
          <w:delText>至关重要</w:delText>
        </w:r>
      </w:del>
      <w:ins w:id="10" w:author="Shawn" w:date="2016-03-22T20:15:00Z">
        <w:r w:rsidR="009E75F3">
          <w:rPr>
            <w:rStyle w:val="eChar"/>
            <w:rFonts w:ascii="Times New Roman" w:hAnsi="Times New Roman" w:hint="eastAsia"/>
            <w:szCs w:val="18"/>
          </w:rPr>
          <w:t>，尤其是</w:t>
        </w:r>
      </w:ins>
      <w:ins w:id="11" w:author="Shawn" w:date="2016-03-22T20:16:00Z">
        <w:r w:rsidR="009E75F3">
          <w:rPr>
            <w:rStyle w:val="eChar"/>
            <w:rFonts w:ascii="Times New Roman" w:hAnsi="Times New Roman" w:hint="eastAsia"/>
            <w:szCs w:val="18"/>
          </w:rPr>
          <w:t>在</w:t>
        </w:r>
      </w:ins>
      <w:ins w:id="12" w:author="Shawn" w:date="2016-03-22T20:15:00Z">
        <w:r w:rsidR="009E75F3">
          <w:rPr>
            <w:rStyle w:val="eChar"/>
            <w:rFonts w:ascii="Times New Roman" w:hAnsi="Times New Roman" w:hint="eastAsia"/>
            <w:szCs w:val="18"/>
          </w:rPr>
          <w:t>大规模众核结构模拟</w:t>
        </w:r>
      </w:ins>
      <w:ins w:id="13" w:author="Shawn" w:date="2016-03-22T20:16:00Z">
        <w:r w:rsidR="009E75F3">
          <w:rPr>
            <w:rStyle w:val="eChar"/>
            <w:rFonts w:ascii="Times New Roman" w:hAnsi="Times New Roman" w:hint="eastAsia"/>
            <w:szCs w:val="18"/>
          </w:rPr>
          <w:t>中</w:t>
        </w:r>
      </w:ins>
      <w:ins w:id="14" w:author="Shawn" w:date="2016-03-22T20:15:00Z">
        <w:r w:rsidR="009E75F3">
          <w:rPr>
            <w:rStyle w:val="eChar"/>
            <w:rFonts w:ascii="Times New Roman" w:hAnsi="Times New Roman" w:hint="eastAsia"/>
            <w:szCs w:val="18"/>
          </w:rPr>
          <w:t>，模拟速度更是至关重要</w:t>
        </w:r>
      </w:ins>
      <w:r w:rsidR="00FE0BDE" w:rsidRPr="004E45AF">
        <w:rPr>
          <w:rStyle w:val="eChar"/>
          <w:szCs w:val="18"/>
        </w:rPr>
        <w:t>。</w:t>
      </w:r>
      <w:ins w:id="15" w:author="Shawn" w:date="2016-03-22T20:14:00Z">
        <w:r w:rsidR="009E75F3">
          <w:rPr>
            <w:rStyle w:val="eChar"/>
            <w:rFonts w:hint="eastAsia"/>
            <w:szCs w:val="18"/>
          </w:rPr>
          <w:t>本文</w:t>
        </w:r>
      </w:ins>
      <w:ins w:id="16" w:author="Shawn" w:date="2016-03-22T20:20:00Z">
        <w:r w:rsidR="00DC3B40">
          <w:rPr>
            <w:rStyle w:val="eChar"/>
            <w:rFonts w:hint="eastAsia"/>
            <w:szCs w:val="18"/>
          </w:rPr>
          <w:t>基于高通量众核结构模拟平台，</w:t>
        </w:r>
      </w:ins>
      <w:ins w:id="17" w:author="Shawn" w:date="2016-03-22T20:16:00Z">
        <w:r w:rsidR="009E75F3">
          <w:rPr>
            <w:rStyle w:val="eChar"/>
            <w:rFonts w:hint="eastAsia"/>
            <w:szCs w:val="18"/>
          </w:rPr>
          <w:t>提出了一系列模拟加速技术</w:t>
        </w:r>
      </w:ins>
      <w:ins w:id="18" w:author="Shawn" w:date="2016-03-22T20:17:00Z">
        <w:r w:rsidR="009E75F3">
          <w:rPr>
            <w:rStyle w:val="eChar"/>
            <w:rFonts w:hint="eastAsia"/>
            <w:szCs w:val="18"/>
          </w:rPr>
          <w:t>：</w:t>
        </w:r>
      </w:ins>
      <w:ins w:id="19" w:author="Shawn" w:date="2016-03-22T20:16:00Z">
        <w:r w:rsidR="009E75F3">
          <w:rPr>
            <w:rStyle w:val="eChar"/>
            <w:rFonts w:hint="eastAsia"/>
            <w:szCs w:val="18"/>
          </w:rPr>
          <w:t>首先，</w:t>
        </w:r>
      </w:ins>
      <w:r w:rsidR="006675F6" w:rsidRPr="004E45AF">
        <w:rPr>
          <w:rStyle w:val="eChar"/>
          <w:rFonts w:hint="eastAsia"/>
          <w:szCs w:val="18"/>
        </w:rPr>
        <w:t>基于</w:t>
      </w:r>
      <w:r w:rsidR="00A66860" w:rsidRPr="004E45AF">
        <w:rPr>
          <w:rStyle w:val="eChar"/>
          <w:szCs w:val="18"/>
        </w:rPr>
        <w:t>优化单条指令或指令块的思路</w:t>
      </w:r>
      <w:r w:rsidR="004B219E" w:rsidRPr="004E45AF">
        <w:rPr>
          <w:rStyle w:val="eChar"/>
          <w:szCs w:val="18"/>
        </w:rPr>
        <w:t>，</w:t>
      </w:r>
      <w:ins w:id="20" w:author="Shawn" w:date="2016-03-22T20:18:00Z">
        <w:r w:rsidR="009E75F3">
          <w:rPr>
            <w:rStyle w:val="eChar"/>
            <w:rFonts w:hint="eastAsia"/>
            <w:szCs w:val="18"/>
          </w:rPr>
          <w:t>本文提出了</w:t>
        </w:r>
      </w:ins>
      <w:del w:id="21" w:author="Shawn" w:date="2016-03-22T20:18:00Z">
        <w:r w:rsidR="006675F6" w:rsidRPr="004E45AF" w:rsidDel="009E75F3">
          <w:rPr>
            <w:rStyle w:val="eChar"/>
            <w:rFonts w:hint="eastAsia"/>
            <w:szCs w:val="18"/>
          </w:rPr>
          <w:delText>采用</w:delText>
        </w:r>
      </w:del>
      <w:r w:rsidR="00D6780B" w:rsidRPr="004E45AF">
        <w:rPr>
          <w:rStyle w:val="eChar"/>
          <w:szCs w:val="18"/>
        </w:rPr>
        <w:t>查找表</w:t>
      </w:r>
      <w:r w:rsidR="00D6780B" w:rsidRPr="004E45AF">
        <w:rPr>
          <w:rStyle w:val="eChar"/>
          <w:rFonts w:hint="eastAsia"/>
          <w:szCs w:val="18"/>
        </w:rPr>
        <w:t>方法</w:t>
      </w:r>
      <w:ins w:id="22" w:author="Shawn" w:date="2016-03-22T20:18:00Z">
        <w:r w:rsidR="009E75F3">
          <w:rPr>
            <w:rStyle w:val="eChar"/>
            <w:rFonts w:hint="eastAsia"/>
            <w:szCs w:val="18"/>
          </w:rPr>
          <w:t>对</w:t>
        </w:r>
      </w:ins>
      <w:del w:id="23" w:author="Shawn" w:date="2016-03-22T20:18:00Z">
        <w:r w:rsidR="006675F6" w:rsidRPr="004E45AF" w:rsidDel="009E75F3">
          <w:rPr>
            <w:rStyle w:val="eChar"/>
            <w:rFonts w:hint="eastAsia"/>
            <w:szCs w:val="18"/>
          </w:rPr>
          <w:delText>加速</w:delText>
        </w:r>
      </w:del>
      <w:r w:rsidR="006675F6" w:rsidRPr="004E45AF">
        <w:rPr>
          <w:rStyle w:val="eChar"/>
          <w:rFonts w:hint="eastAsia"/>
          <w:szCs w:val="18"/>
        </w:rPr>
        <w:t>指令译码</w:t>
      </w:r>
      <w:ins w:id="24" w:author="Shawn" w:date="2016-03-22T20:18:00Z">
        <w:r w:rsidR="009E75F3">
          <w:rPr>
            <w:rStyle w:val="eChar"/>
            <w:rFonts w:hint="eastAsia"/>
            <w:szCs w:val="18"/>
          </w:rPr>
          <w:t>进行了加速；</w:t>
        </w:r>
      </w:ins>
      <w:del w:id="25" w:author="Shawn" w:date="2016-03-22T20:18:00Z">
        <w:r w:rsidR="006675F6" w:rsidRPr="004E45AF" w:rsidDel="009E75F3">
          <w:rPr>
            <w:rStyle w:val="eChar"/>
            <w:szCs w:val="18"/>
          </w:rPr>
          <w:delText>。</w:delText>
        </w:r>
      </w:del>
      <w:ins w:id="26" w:author="Shawn" w:date="2016-03-22T20:17:00Z">
        <w:r w:rsidR="009E75F3">
          <w:rPr>
            <w:rStyle w:val="eChar"/>
            <w:rFonts w:hint="eastAsia"/>
            <w:szCs w:val="18"/>
          </w:rPr>
          <w:t>其次，</w:t>
        </w:r>
      </w:ins>
      <w:r w:rsidR="006675F6" w:rsidRPr="004E45AF">
        <w:rPr>
          <w:rStyle w:val="eChar"/>
          <w:rFonts w:hint="eastAsia"/>
          <w:szCs w:val="18"/>
        </w:rPr>
        <w:t>基于</w:t>
      </w:r>
      <w:r w:rsidR="006675F6" w:rsidRPr="004E45AF">
        <w:rPr>
          <w:rStyle w:val="eChar"/>
          <w:szCs w:val="18"/>
        </w:rPr>
        <w:t>提高模拟器并发度和模拟平台并行性的思路，</w:t>
      </w:r>
      <w:ins w:id="27" w:author="Shawn" w:date="2016-03-22T20:17:00Z">
        <w:r w:rsidR="009E75F3">
          <w:rPr>
            <w:rStyle w:val="eChar"/>
            <w:rFonts w:hint="eastAsia"/>
            <w:szCs w:val="18"/>
          </w:rPr>
          <w:t>本文</w:t>
        </w:r>
      </w:ins>
      <w:ins w:id="28" w:author="Shawn" w:date="2016-03-22T20:19:00Z">
        <w:r w:rsidR="00584937">
          <w:rPr>
            <w:rStyle w:val="eChar"/>
            <w:rFonts w:hint="eastAsia"/>
            <w:szCs w:val="18"/>
          </w:rPr>
          <w:t>设计</w:t>
        </w:r>
      </w:ins>
      <w:r w:rsidR="006675F6" w:rsidRPr="004E45AF">
        <w:rPr>
          <w:rStyle w:val="eChar"/>
          <w:rFonts w:hint="eastAsia"/>
          <w:szCs w:val="18"/>
        </w:rPr>
        <w:t>实现</w:t>
      </w:r>
      <w:ins w:id="29" w:author="Shawn" w:date="2016-03-22T20:17:00Z">
        <w:r w:rsidR="009E75F3">
          <w:rPr>
            <w:rStyle w:val="eChar"/>
            <w:rFonts w:hint="eastAsia"/>
            <w:szCs w:val="18"/>
          </w:rPr>
          <w:t>了</w:t>
        </w:r>
      </w:ins>
      <w:r w:rsidR="006675F6" w:rsidRPr="004E45AF">
        <w:rPr>
          <w:rStyle w:val="eChar"/>
          <w:szCs w:val="18"/>
        </w:rPr>
        <w:t>并行离散事件模拟框架，</w:t>
      </w:r>
      <w:r w:rsidR="006675F6" w:rsidRPr="004E45AF">
        <w:rPr>
          <w:rStyle w:val="eChar"/>
          <w:rFonts w:hint="eastAsia"/>
          <w:szCs w:val="18"/>
        </w:rPr>
        <w:t>并</w:t>
      </w:r>
      <w:r w:rsidR="006675F6" w:rsidRPr="004E45AF">
        <w:rPr>
          <w:rStyle w:val="eChar"/>
          <w:szCs w:val="18"/>
        </w:rPr>
        <w:t>从</w:t>
      </w:r>
      <w:r w:rsidR="008E74CE" w:rsidRPr="004E45AF">
        <w:rPr>
          <w:rStyle w:val="eChar"/>
          <w:szCs w:val="18"/>
        </w:rPr>
        <w:t>消息映射</w:t>
      </w:r>
      <w:r w:rsidR="00526182" w:rsidRPr="004E45AF">
        <w:rPr>
          <w:rStyle w:val="eChar"/>
          <w:szCs w:val="18"/>
        </w:rPr>
        <w:t>、</w:t>
      </w:r>
      <w:r w:rsidR="00526182" w:rsidRPr="004E45AF">
        <w:rPr>
          <w:rStyle w:val="eChar"/>
          <w:rFonts w:hint="eastAsia"/>
          <w:szCs w:val="18"/>
        </w:rPr>
        <w:t>队列</w:t>
      </w:r>
      <w:r w:rsidR="00526182" w:rsidRPr="004E45AF">
        <w:rPr>
          <w:rStyle w:val="eChar"/>
          <w:szCs w:val="18"/>
        </w:rPr>
        <w:t>无锁化以及模拟进度控制</w:t>
      </w:r>
      <w:r w:rsidR="006675F6" w:rsidRPr="004E45AF">
        <w:rPr>
          <w:rStyle w:val="eChar"/>
          <w:szCs w:val="18"/>
        </w:rPr>
        <w:t>三个方面进行</w:t>
      </w:r>
      <w:ins w:id="30" w:author="Shawn" w:date="2016-03-22T20:18:00Z">
        <w:r w:rsidR="009E75F3">
          <w:rPr>
            <w:rStyle w:val="eChar"/>
            <w:rFonts w:hint="eastAsia"/>
            <w:szCs w:val="18"/>
          </w:rPr>
          <w:t>了</w:t>
        </w:r>
      </w:ins>
      <w:r w:rsidR="006675F6" w:rsidRPr="004E45AF">
        <w:rPr>
          <w:rStyle w:val="eChar"/>
          <w:rFonts w:hint="eastAsia"/>
          <w:szCs w:val="18"/>
        </w:rPr>
        <w:t>优化</w:t>
      </w:r>
      <w:ins w:id="31" w:author="Shawn" w:date="2016-03-22T20:18:00Z">
        <w:r w:rsidR="009E75F3">
          <w:rPr>
            <w:rStyle w:val="eChar"/>
            <w:rFonts w:hint="eastAsia"/>
            <w:szCs w:val="18"/>
          </w:rPr>
          <w:t>；最后</w:t>
        </w:r>
      </w:ins>
      <w:del w:id="32" w:author="Shawn" w:date="2016-03-22T20:18:00Z">
        <w:r w:rsidR="006675F6" w:rsidRPr="004E45AF" w:rsidDel="009E75F3">
          <w:rPr>
            <w:rStyle w:val="eChar"/>
            <w:szCs w:val="18"/>
          </w:rPr>
          <w:delText>。</w:delText>
        </w:r>
      </w:del>
      <w:r w:rsidR="00110962" w:rsidRPr="004E45AF">
        <w:rPr>
          <w:rStyle w:val="eChar"/>
          <w:szCs w:val="18"/>
        </w:rPr>
        <w:t>基于</w:t>
      </w:r>
      <w:r w:rsidR="003F1872" w:rsidRPr="004E45AF">
        <w:rPr>
          <w:rStyle w:val="eChar"/>
          <w:szCs w:val="18"/>
        </w:rPr>
        <w:t>事件模拟</w:t>
      </w:r>
      <w:r w:rsidR="004B219E" w:rsidRPr="004E45AF">
        <w:rPr>
          <w:rStyle w:val="eChar"/>
          <w:szCs w:val="18"/>
        </w:rPr>
        <w:t>中</w:t>
      </w:r>
      <w:r w:rsidR="00F3005C" w:rsidRPr="004E45AF">
        <w:rPr>
          <w:rStyle w:val="eChar"/>
          <w:szCs w:val="18"/>
        </w:rPr>
        <w:t>存在</w:t>
      </w:r>
      <w:r w:rsidR="004B219E" w:rsidRPr="004E45AF">
        <w:rPr>
          <w:rStyle w:val="eChar"/>
          <w:szCs w:val="18"/>
        </w:rPr>
        <w:t>大量</w:t>
      </w:r>
      <w:r w:rsidR="004B219E" w:rsidRPr="004E45AF">
        <w:rPr>
          <w:rStyle w:val="eChar"/>
          <w:rFonts w:hint="eastAsia"/>
          <w:szCs w:val="18"/>
        </w:rPr>
        <w:t>内存</w:t>
      </w:r>
      <w:r w:rsidR="004B219E" w:rsidRPr="004E45AF">
        <w:rPr>
          <w:rStyle w:val="eChar"/>
          <w:szCs w:val="18"/>
        </w:rPr>
        <w:t>申请和释放</w:t>
      </w:r>
      <w:r w:rsidR="00110962" w:rsidRPr="004E45AF">
        <w:rPr>
          <w:rStyle w:val="eChar"/>
          <w:szCs w:val="18"/>
        </w:rPr>
        <w:t>操作的</w:t>
      </w:r>
      <w:r w:rsidR="00110962" w:rsidRPr="004E45AF">
        <w:rPr>
          <w:rStyle w:val="eChar"/>
          <w:rFonts w:hint="eastAsia"/>
          <w:szCs w:val="18"/>
        </w:rPr>
        <w:t>特征</w:t>
      </w:r>
      <w:r w:rsidR="004B219E" w:rsidRPr="004E45AF">
        <w:rPr>
          <w:rStyle w:val="eChar"/>
          <w:szCs w:val="18"/>
        </w:rPr>
        <w:t>，</w:t>
      </w:r>
      <w:ins w:id="33" w:author="Shawn" w:date="2016-03-22T20:18:00Z">
        <w:r w:rsidR="009E75F3">
          <w:rPr>
            <w:rStyle w:val="eChar"/>
            <w:rFonts w:hint="eastAsia"/>
            <w:szCs w:val="18"/>
          </w:rPr>
          <w:t>本文</w:t>
        </w:r>
      </w:ins>
      <w:ins w:id="34" w:author="Shawn" w:date="2016-03-22T20:19:00Z">
        <w:r w:rsidR="00584937">
          <w:rPr>
            <w:rStyle w:val="eChar"/>
            <w:rFonts w:hint="eastAsia"/>
            <w:szCs w:val="18"/>
          </w:rPr>
          <w:t>提出了</w:t>
        </w:r>
      </w:ins>
      <w:del w:id="35" w:author="Shawn" w:date="2016-03-22T20:19:00Z">
        <w:r w:rsidR="004B219E" w:rsidRPr="004E45AF" w:rsidDel="00584937">
          <w:rPr>
            <w:rStyle w:val="eChar"/>
            <w:rFonts w:hint="eastAsia"/>
            <w:szCs w:val="18"/>
          </w:rPr>
          <w:delText>采用</w:delText>
        </w:r>
      </w:del>
      <w:r w:rsidR="004B219E" w:rsidRPr="004E45AF">
        <w:rPr>
          <w:rStyle w:val="eChar"/>
          <w:szCs w:val="18"/>
        </w:rPr>
        <w:t>内存池管理</w:t>
      </w:r>
      <w:r w:rsidR="004B219E" w:rsidRPr="004E45AF">
        <w:rPr>
          <w:rStyle w:val="eChar"/>
          <w:rFonts w:hint="eastAsia"/>
          <w:szCs w:val="18"/>
        </w:rPr>
        <w:t>方案</w:t>
      </w:r>
      <w:ins w:id="36" w:author="Shawn" w:date="2016-03-22T20:19:00Z">
        <w:r w:rsidR="00584937">
          <w:rPr>
            <w:rStyle w:val="eChar"/>
            <w:rFonts w:hint="eastAsia"/>
            <w:szCs w:val="18"/>
          </w:rPr>
          <w:t>，提高了</w:t>
        </w:r>
      </w:ins>
      <w:del w:id="37" w:author="Shawn" w:date="2016-03-22T20:19:00Z">
        <w:r w:rsidR="005E475A" w:rsidRPr="004E45AF" w:rsidDel="00584937">
          <w:rPr>
            <w:rStyle w:val="eChar"/>
            <w:rFonts w:hint="eastAsia"/>
            <w:szCs w:val="18"/>
          </w:rPr>
          <w:delText>加速</w:delText>
        </w:r>
      </w:del>
      <w:r w:rsidR="004B219E" w:rsidRPr="004E45AF">
        <w:rPr>
          <w:rStyle w:val="eChar"/>
          <w:szCs w:val="18"/>
        </w:rPr>
        <w:t>动态内存管理</w:t>
      </w:r>
      <w:ins w:id="38" w:author="Shawn" w:date="2016-03-22T20:19:00Z">
        <w:r w:rsidR="00584937">
          <w:rPr>
            <w:rStyle w:val="eChar"/>
            <w:rFonts w:hint="eastAsia"/>
            <w:szCs w:val="18"/>
          </w:rPr>
          <w:t>的效率</w:t>
        </w:r>
      </w:ins>
      <w:r w:rsidR="004B219E" w:rsidRPr="004E45AF">
        <w:rPr>
          <w:rStyle w:val="eChar"/>
          <w:szCs w:val="18"/>
        </w:rPr>
        <w:t>。</w:t>
      </w:r>
      <w:r w:rsidR="00B82F09" w:rsidRPr="004E45AF">
        <w:rPr>
          <w:rStyle w:val="eChar"/>
          <w:szCs w:val="18"/>
        </w:rPr>
        <w:t>实验以典型高通量应用</w:t>
      </w:r>
      <w:r w:rsidR="00142E4B" w:rsidRPr="004A30FB">
        <w:rPr>
          <w:rStyle w:val="eChar"/>
          <w:rFonts w:ascii="Times New Roman" w:hAnsi="Times New Roman" w:hint="eastAsia"/>
          <w:szCs w:val="18"/>
        </w:rPr>
        <w:t>word</w:t>
      </w:r>
      <w:r w:rsidR="00142E4B" w:rsidRPr="004A30FB">
        <w:rPr>
          <w:rStyle w:val="eChar"/>
          <w:rFonts w:ascii="Times New Roman" w:hAnsi="Times New Roman"/>
          <w:szCs w:val="18"/>
        </w:rPr>
        <w:t>count, terasort, kmp</w:t>
      </w:r>
      <w:r w:rsidR="006F4B4C" w:rsidRPr="004E45AF">
        <w:rPr>
          <w:rStyle w:val="eChar"/>
          <w:szCs w:val="18"/>
        </w:rPr>
        <w:t>等</w:t>
      </w:r>
      <w:r w:rsidR="00B82F09" w:rsidRPr="004E45AF">
        <w:rPr>
          <w:rStyle w:val="eChar"/>
          <w:szCs w:val="18"/>
        </w:rPr>
        <w:t>基准测试程序进行</w:t>
      </w:r>
      <w:del w:id="39" w:author="Shawn" w:date="2016-03-22T20:20:00Z">
        <w:r w:rsidR="00B82F09" w:rsidRPr="004E45AF" w:rsidDel="003C4BEA">
          <w:rPr>
            <w:rStyle w:val="eChar"/>
            <w:szCs w:val="18"/>
          </w:rPr>
          <w:delText>实验和</w:delText>
        </w:r>
      </w:del>
      <w:r w:rsidR="00B82F09" w:rsidRPr="004E45AF">
        <w:rPr>
          <w:rStyle w:val="eChar"/>
          <w:szCs w:val="18"/>
        </w:rPr>
        <w:t>评估，</w:t>
      </w:r>
      <w:r w:rsidR="00B82F09" w:rsidRPr="004E45AF">
        <w:rPr>
          <w:rStyle w:val="eChar"/>
          <w:rFonts w:hint="eastAsia"/>
          <w:szCs w:val="18"/>
        </w:rPr>
        <w:t>结果表明</w:t>
      </w:r>
      <w:ins w:id="40" w:author="Shawn" w:date="2016-03-22T20:20:00Z">
        <w:r w:rsidR="003C4BEA">
          <w:rPr>
            <w:rStyle w:val="eChar"/>
            <w:rFonts w:hint="eastAsia"/>
            <w:szCs w:val="18"/>
          </w:rPr>
          <w:t>，</w:t>
        </w:r>
      </w:ins>
      <w:r w:rsidR="0030009C" w:rsidRPr="004E45AF">
        <w:rPr>
          <w:rStyle w:val="eChar"/>
          <w:szCs w:val="18"/>
        </w:rPr>
        <w:t>查找表</w:t>
      </w:r>
      <w:r w:rsidR="007654BC" w:rsidRPr="004E45AF">
        <w:rPr>
          <w:rStyle w:val="eChar"/>
          <w:szCs w:val="18"/>
        </w:rPr>
        <w:t>、</w:t>
      </w:r>
      <w:r w:rsidR="007654BC" w:rsidRPr="004E45AF">
        <w:rPr>
          <w:rStyle w:val="eChar"/>
          <w:rFonts w:hint="eastAsia"/>
          <w:szCs w:val="18"/>
        </w:rPr>
        <w:t>并行离散事件模拟</w:t>
      </w:r>
      <w:r w:rsidR="009048B7" w:rsidRPr="004E45AF">
        <w:rPr>
          <w:rStyle w:val="eChar"/>
          <w:rFonts w:hint="eastAsia"/>
          <w:szCs w:val="18"/>
        </w:rPr>
        <w:t>和</w:t>
      </w:r>
      <w:r w:rsidR="0030009C" w:rsidRPr="004E45AF">
        <w:rPr>
          <w:rStyle w:val="eChar"/>
          <w:rFonts w:hint="eastAsia"/>
          <w:szCs w:val="18"/>
        </w:rPr>
        <w:t>内存池</w:t>
      </w:r>
      <w:r w:rsidR="006F4B4C" w:rsidRPr="004E45AF">
        <w:rPr>
          <w:rStyle w:val="eChar"/>
          <w:szCs w:val="18"/>
        </w:rPr>
        <w:t>三种</w:t>
      </w:r>
      <w:r w:rsidR="00B82F09" w:rsidRPr="004E45AF">
        <w:rPr>
          <w:rStyle w:val="eChar"/>
          <w:szCs w:val="18"/>
        </w:rPr>
        <w:t>加速方案分别</w:t>
      </w:r>
      <w:ins w:id="41" w:author="Shawn" w:date="2016-03-22T20:21:00Z">
        <w:r w:rsidR="003C4BEA">
          <w:rPr>
            <w:rStyle w:val="eChar"/>
            <w:rFonts w:hint="eastAsia"/>
            <w:szCs w:val="18"/>
          </w:rPr>
          <w:t>将</w:t>
        </w:r>
      </w:ins>
      <w:del w:id="42" w:author="Shawn" w:date="2016-03-22T20:21:00Z">
        <w:r w:rsidR="00B82F09" w:rsidRPr="004E45AF" w:rsidDel="003C4BEA">
          <w:rPr>
            <w:rStyle w:val="eChar"/>
            <w:szCs w:val="18"/>
          </w:rPr>
          <w:delText>能提高</w:delText>
        </w:r>
      </w:del>
      <w:r w:rsidR="00010F39" w:rsidRPr="004E45AF">
        <w:rPr>
          <w:rStyle w:val="eChar"/>
          <w:szCs w:val="18"/>
        </w:rPr>
        <w:t>相应阶段</w:t>
      </w:r>
      <w:ins w:id="43" w:author="Shawn" w:date="2016-03-22T20:21:00Z">
        <w:r w:rsidR="003C4BEA">
          <w:rPr>
            <w:rStyle w:val="eChar"/>
            <w:rFonts w:hint="eastAsia"/>
            <w:szCs w:val="18"/>
          </w:rPr>
          <w:t>的模拟速度提高</w:t>
        </w:r>
      </w:ins>
      <w:r w:rsidR="00010F39" w:rsidRPr="004E45AF">
        <w:rPr>
          <w:rStyle w:val="eChar"/>
          <w:szCs w:val="18"/>
        </w:rPr>
        <w:t xml:space="preserve"> </w:t>
      </w:r>
      <w:r w:rsidR="00010F39" w:rsidRPr="004A30FB">
        <w:rPr>
          <w:rStyle w:val="eChar"/>
          <w:rFonts w:ascii="Times New Roman" w:hAnsi="Times New Roman"/>
          <w:szCs w:val="18"/>
        </w:rPr>
        <w:t>26.14</w:t>
      </w:r>
      <w:r w:rsidR="00010F39" w:rsidRPr="004A30FB">
        <w:rPr>
          <w:rStyle w:val="eChar"/>
          <w:rFonts w:ascii="Times New Roman" w:hAnsi="Times New Roman" w:hint="eastAsia"/>
          <w:szCs w:val="18"/>
        </w:rPr>
        <w:t>X</w:t>
      </w:r>
      <w:r w:rsidR="000A200F" w:rsidRPr="004E45AF">
        <w:rPr>
          <w:rStyle w:val="eChar"/>
          <w:rFonts w:hint="eastAsia"/>
          <w:szCs w:val="18"/>
        </w:rPr>
        <w:t>，</w:t>
      </w:r>
      <w:r w:rsidR="003A099E" w:rsidRPr="004A30FB">
        <w:rPr>
          <w:rStyle w:val="eChar"/>
          <w:rFonts w:ascii="Times New Roman" w:hAnsi="Times New Roman"/>
          <w:szCs w:val="18"/>
        </w:rPr>
        <w:t>3.94</w:t>
      </w:r>
      <w:r w:rsidR="003A099E" w:rsidRPr="004A30FB">
        <w:rPr>
          <w:rStyle w:val="eChar"/>
          <w:rFonts w:ascii="Times New Roman" w:hAnsi="Times New Roman" w:hint="eastAsia"/>
          <w:szCs w:val="18"/>
        </w:rPr>
        <w:t>X</w:t>
      </w:r>
      <w:r w:rsidR="000A200F" w:rsidRPr="004E45AF">
        <w:rPr>
          <w:rStyle w:val="eChar"/>
          <w:rFonts w:hint="eastAsia"/>
          <w:szCs w:val="18"/>
        </w:rPr>
        <w:t>和</w:t>
      </w:r>
      <w:r w:rsidR="003A099E" w:rsidRPr="004A30FB">
        <w:rPr>
          <w:rStyle w:val="eChar"/>
          <w:rFonts w:ascii="Times New Roman" w:hAnsi="Times New Roman"/>
          <w:szCs w:val="18"/>
        </w:rPr>
        <w:t>12.47</w:t>
      </w:r>
      <w:r w:rsidR="000A200F" w:rsidRPr="004A30FB">
        <w:rPr>
          <w:rStyle w:val="eChar"/>
          <w:rFonts w:ascii="Times New Roman" w:hAnsi="Times New Roman"/>
          <w:szCs w:val="18"/>
        </w:rPr>
        <w:t>％</w:t>
      </w:r>
      <w:del w:id="44" w:author="Shawn" w:date="2016-03-22T20:21:00Z">
        <w:r w:rsidR="00B82F09" w:rsidRPr="004E45AF" w:rsidDel="003C4BEA">
          <w:rPr>
            <w:rStyle w:val="eChar"/>
            <w:rFonts w:hint="eastAsia"/>
            <w:szCs w:val="18"/>
          </w:rPr>
          <w:delText>的</w:delText>
        </w:r>
        <w:r w:rsidR="00B82F09" w:rsidRPr="004E45AF" w:rsidDel="003C4BEA">
          <w:rPr>
            <w:rStyle w:val="eChar"/>
            <w:szCs w:val="18"/>
          </w:rPr>
          <w:delText>模拟速度</w:delText>
        </w:r>
      </w:del>
      <w:r w:rsidR="006103AB" w:rsidRPr="004E45AF">
        <w:rPr>
          <w:rStyle w:val="eChar"/>
          <w:szCs w:val="18"/>
        </w:rPr>
        <w:t>。</w:t>
      </w:r>
    </w:p>
    <w:p w14:paraId="0DD9A20E" w14:textId="3D95B87F" w:rsidR="00975A4F" w:rsidRPr="004E45AF" w:rsidRDefault="00975A4F" w:rsidP="00975A4F">
      <w:pPr>
        <w:pStyle w:val="0"/>
        <w:ind w:left="706" w:hangingChars="392" w:hanging="706"/>
        <w:rPr>
          <w:rStyle w:val="eChar"/>
          <w:szCs w:val="18"/>
        </w:rPr>
      </w:pPr>
      <w:r w:rsidRPr="004E45AF">
        <w:rPr>
          <w:rStyle w:val="eChar"/>
          <w:rFonts w:hint="eastAsia"/>
          <w:b/>
          <w:szCs w:val="18"/>
        </w:rPr>
        <w:t>关键词：</w:t>
      </w:r>
      <w:r w:rsidR="00812BB8" w:rsidRPr="004E45AF">
        <w:rPr>
          <w:rStyle w:val="eChar"/>
          <w:szCs w:val="18"/>
        </w:rPr>
        <w:t>高通量</w:t>
      </w:r>
      <w:r w:rsidR="004617C3" w:rsidRPr="004E45AF">
        <w:rPr>
          <w:rStyle w:val="eChar"/>
          <w:szCs w:val="18"/>
        </w:rPr>
        <w:t>处理器</w:t>
      </w:r>
      <w:r w:rsidR="00531834" w:rsidRPr="004E45AF">
        <w:rPr>
          <w:rStyle w:val="eChar"/>
          <w:rFonts w:hint="eastAsia"/>
          <w:szCs w:val="18"/>
        </w:rPr>
        <w:t>；</w:t>
      </w:r>
      <w:r w:rsidR="00531834" w:rsidRPr="004E45AF">
        <w:rPr>
          <w:rStyle w:val="eChar"/>
          <w:szCs w:val="18"/>
        </w:rPr>
        <w:t>众核</w:t>
      </w:r>
      <w:r w:rsidR="00531834" w:rsidRPr="004E45AF">
        <w:rPr>
          <w:rStyle w:val="eChar"/>
          <w:rFonts w:hint="eastAsia"/>
          <w:szCs w:val="18"/>
        </w:rPr>
        <w:t>模拟器</w:t>
      </w:r>
      <w:r w:rsidR="00020076" w:rsidRPr="004E45AF">
        <w:rPr>
          <w:rStyle w:val="eChar"/>
          <w:szCs w:val="18"/>
        </w:rPr>
        <w:t>；</w:t>
      </w:r>
      <w:r w:rsidR="004617C3" w:rsidRPr="004E45AF">
        <w:rPr>
          <w:rStyle w:val="eChar"/>
          <w:rFonts w:hint="eastAsia"/>
          <w:szCs w:val="18"/>
        </w:rPr>
        <w:t>查找表</w:t>
      </w:r>
      <w:r w:rsidR="00783E81" w:rsidRPr="004E45AF">
        <w:rPr>
          <w:rStyle w:val="eChar"/>
          <w:szCs w:val="18"/>
        </w:rPr>
        <w:t>；</w:t>
      </w:r>
      <w:r w:rsidR="002234E5" w:rsidRPr="004E45AF">
        <w:rPr>
          <w:rStyle w:val="eChar"/>
          <w:szCs w:val="18"/>
        </w:rPr>
        <w:t>并行离散事件模拟</w:t>
      </w:r>
      <w:r w:rsidR="00783E81" w:rsidRPr="004E45AF">
        <w:rPr>
          <w:rStyle w:val="eChar"/>
          <w:szCs w:val="18"/>
        </w:rPr>
        <w:t>；</w:t>
      </w:r>
      <w:r w:rsidR="00783E81" w:rsidRPr="004E45AF">
        <w:rPr>
          <w:rStyle w:val="eChar"/>
          <w:rFonts w:hint="eastAsia"/>
          <w:szCs w:val="18"/>
        </w:rPr>
        <w:t>内存池</w:t>
      </w:r>
    </w:p>
    <w:p w14:paraId="712AB4B8" w14:textId="77777777" w:rsidR="00975A4F" w:rsidRPr="008D2C6B" w:rsidRDefault="00975A4F" w:rsidP="00975A4F">
      <w:pPr>
        <w:pStyle w:val="0"/>
        <w:ind w:left="784" w:hangingChars="392" w:hanging="784"/>
      </w:pPr>
    </w:p>
    <w:p w14:paraId="0E63FB8C" w14:textId="5588CF7A" w:rsidR="00975A4F" w:rsidRPr="0051200A" w:rsidRDefault="00975A4F" w:rsidP="00F22321">
      <w:pPr>
        <w:pStyle w:val="af"/>
        <w:spacing w:line="240" w:lineRule="auto"/>
        <w:rPr>
          <w:rFonts w:ascii="Times New Roman" w:hAnsi="Times New Roman"/>
          <w:spacing w:val="-4"/>
          <w:sz w:val="32"/>
        </w:rPr>
      </w:pPr>
      <w:r w:rsidRPr="0051200A">
        <w:rPr>
          <w:rFonts w:ascii="Times New Roman" w:hAnsi="Times New Roman"/>
          <w:spacing w:val="-4"/>
          <w:sz w:val="32"/>
        </w:rPr>
        <w:t xml:space="preserve">Research </w:t>
      </w:r>
      <w:r w:rsidR="008774A6" w:rsidRPr="0051200A">
        <w:rPr>
          <w:rFonts w:ascii="Times New Roman" w:hAnsi="Times New Roman"/>
          <w:spacing w:val="-4"/>
          <w:sz w:val="32"/>
        </w:rPr>
        <w:t>of</w:t>
      </w:r>
      <w:r w:rsidR="002657A1" w:rsidRPr="0051200A">
        <w:rPr>
          <w:rFonts w:ascii="Times New Roman" w:hAnsi="Times New Roman"/>
          <w:spacing w:val="-4"/>
          <w:sz w:val="32"/>
        </w:rPr>
        <w:t xml:space="preserve"> Acceleration Techniques for </w:t>
      </w:r>
      <w:r w:rsidR="00C86F67" w:rsidRPr="0051200A">
        <w:rPr>
          <w:rFonts w:ascii="Times New Roman" w:hAnsi="Times New Roman"/>
          <w:spacing w:val="-4"/>
          <w:sz w:val="32"/>
        </w:rPr>
        <w:t>Many-core</w:t>
      </w:r>
      <w:r w:rsidR="00797DDF" w:rsidRPr="0051200A">
        <w:rPr>
          <w:rFonts w:ascii="Times New Roman" w:hAnsi="Times New Roman"/>
          <w:spacing w:val="-4"/>
          <w:sz w:val="32"/>
        </w:rPr>
        <w:t xml:space="preserve"> </w:t>
      </w:r>
      <w:r w:rsidR="007A4991">
        <w:rPr>
          <w:rFonts w:ascii="Times New Roman" w:hAnsi="Times New Roman"/>
          <w:spacing w:val="-4"/>
          <w:sz w:val="32"/>
        </w:rPr>
        <w:t xml:space="preserve">Parallel Simulation </w:t>
      </w:r>
      <w:r w:rsidR="007A4991">
        <w:rPr>
          <w:rFonts w:ascii="Times New Roman" w:hAnsi="Times New Roman" w:hint="eastAsia"/>
          <w:spacing w:val="-4"/>
          <w:sz w:val="32"/>
        </w:rPr>
        <w:t>Fitting</w:t>
      </w:r>
      <w:r w:rsidR="007A4991">
        <w:rPr>
          <w:rFonts w:ascii="Times New Roman" w:hAnsi="Times New Roman"/>
          <w:spacing w:val="-4"/>
          <w:sz w:val="32"/>
        </w:rPr>
        <w:t xml:space="preserve"> for</w:t>
      </w:r>
      <w:r w:rsidR="002657A1" w:rsidRPr="0051200A">
        <w:rPr>
          <w:rFonts w:ascii="Times New Roman" w:hAnsi="Times New Roman"/>
          <w:spacing w:val="-4"/>
          <w:sz w:val="32"/>
        </w:rPr>
        <w:t xml:space="preserve"> </w:t>
      </w:r>
      <w:r w:rsidR="00C86F67" w:rsidRPr="0051200A">
        <w:rPr>
          <w:rFonts w:ascii="Times New Roman" w:hAnsi="Times New Roman"/>
          <w:spacing w:val="-4"/>
          <w:sz w:val="32"/>
        </w:rPr>
        <w:t>High-Throughput</w:t>
      </w:r>
      <w:r w:rsidR="00724B2C" w:rsidRPr="0051200A">
        <w:rPr>
          <w:rFonts w:ascii="Times New Roman" w:hAnsi="Times New Roman"/>
          <w:spacing w:val="-4"/>
          <w:sz w:val="32"/>
        </w:rPr>
        <w:t xml:space="preserve"> Applications</w:t>
      </w:r>
    </w:p>
    <w:p w14:paraId="2CB5D159" w14:textId="4C0C81CB" w:rsidR="00975A4F" w:rsidRPr="00384834" w:rsidRDefault="00F05678" w:rsidP="00F22321">
      <w:pPr>
        <w:spacing w:line="400" w:lineRule="exact"/>
        <w:jc w:val="center"/>
        <w:rPr>
          <w:rFonts w:ascii="Times New Roman" w:hAnsi="Times New Roman" w:cs="Times New Roman"/>
          <w:sz w:val="21"/>
          <w:szCs w:val="21"/>
          <w:vertAlign w:val="superscript"/>
          <w:lang w:eastAsia="zh-CN"/>
        </w:rPr>
      </w:pPr>
      <w:r w:rsidRPr="0051200A">
        <w:rPr>
          <w:rFonts w:ascii="Times New Roman" w:hAnsi="Times New Roman" w:cs="Times New Roman"/>
          <w:sz w:val="21"/>
          <w:szCs w:val="21"/>
          <w:lang w:eastAsia="zh-CN"/>
        </w:rPr>
        <w:t>FANG Guoqing</w:t>
      </w:r>
      <w:r w:rsidR="00975A4F" w:rsidRPr="0051200A">
        <w:rPr>
          <w:rFonts w:ascii="Times New Roman" w:eastAsia="宋体" w:hAnsi="Times New Roman" w:cs="Times New Roman"/>
          <w:sz w:val="21"/>
          <w:vertAlign w:val="superscript"/>
          <w:lang w:eastAsia="zh-CN"/>
        </w:rPr>
        <w:t>1</w:t>
      </w:r>
      <w:r w:rsidRPr="0051200A">
        <w:rPr>
          <w:rFonts w:ascii="Times New Roman" w:eastAsia="宋体" w:hAnsi="Times New Roman" w:cs="Times New Roman"/>
          <w:sz w:val="21"/>
          <w:vertAlign w:val="superscript"/>
          <w:lang w:eastAsia="zh-CN"/>
        </w:rPr>
        <w:t>,2</w:t>
      </w:r>
      <w:r w:rsidRPr="0051200A">
        <w:rPr>
          <w:rFonts w:ascii="Times New Roman" w:hAnsi="Times New Roman" w:cs="Times New Roman"/>
          <w:sz w:val="21"/>
          <w:szCs w:val="21"/>
          <w:lang w:eastAsia="zh-CN"/>
        </w:rPr>
        <w:t>, LI</w:t>
      </w:r>
      <w:r w:rsidR="00975A4F" w:rsidRPr="0051200A">
        <w:rPr>
          <w:rFonts w:ascii="Times New Roman" w:hAnsi="Times New Roman" w:cs="Times New Roman"/>
          <w:sz w:val="21"/>
          <w:szCs w:val="21"/>
          <w:lang w:eastAsia="zh-CN"/>
        </w:rPr>
        <w:t xml:space="preserve"> </w:t>
      </w:r>
      <w:r w:rsidRPr="0051200A">
        <w:rPr>
          <w:rFonts w:ascii="Times New Roman" w:hAnsi="Times New Roman" w:cs="Times New Roman"/>
          <w:sz w:val="21"/>
          <w:szCs w:val="21"/>
          <w:lang w:eastAsia="zh-CN"/>
        </w:rPr>
        <w:t>Wengming</w:t>
      </w:r>
      <w:r w:rsidRPr="0051200A">
        <w:rPr>
          <w:rFonts w:ascii="Times New Roman" w:eastAsia="宋体" w:hAnsi="Times New Roman" w:cs="Times New Roman"/>
          <w:sz w:val="21"/>
          <w:vertAlign w:val="superscript"/>
          <w:lang w:eastAsia="zh-CN"/>
        </w:rPr>
        <w:t>2,3</w:t>
      </w:r>
      <w:r w:rsidRPr="0051200A">
        <w:rPr>
          <w:rFonts w:ascii="Times New Roman" w:hAnsi="Times New Roman" w:cs="Times New Roman"/>
          <w:sz w:val="21"/>
          <w:szCs w:val="21"/>
          <w:lang w:eastAsia="zh-CN"/>
        </w:rPr>
        <w:t>, YU Y</w:t>
      </w:r>
      <w:r w:rsidR="00975A4F" w:rsidRPr="0051200A">
        <w:rPr>
          <w:rFonts w:ascii="Times New Roman" w:hAnsi="Times New Roman" w:cs="Times New Roman"/>
          <w:sz w:val="21"/>
          <w:szCs w:val="21"/>
          <w:lang w:eastAsia="zh-CN"/>
        </w:rPr>
        <w:t>an</w:t>
      </w:r>
      <w:r w:rsidRPr="0051200A">
        <w:rPr>
          <w:rFonts w:ascii="Times New Roman" w:hAnsi="Times New Roman" w:cs="Times New Roman"/>
          <w:sz w:val="21"/>
          <w:szCs w:val="21"/>
          <w:lang w:eastAsia="zh-CN"/>
        </w:rPr>
        <w:t>g</w:t>
      </w:r>
      <w:r w:rsidR="00975A4F" w:rsidRPr="0051200A">
        <w:rPr>
          <w:rFonts w:ascii="Times New Roman" w:eastAsia="宋体" w:hAnsi="Times New Roman" w:cs="Times New Roman"/>
          <w:sz w:val="21"/>
          <w:vertAlign w:val="superscript"/>
          <w:lang w:eastAsia="zh-CN"/>
        </w:rPr>
        <w:t>1</w:t>
      </w:r>
      <w:r w:rsidR="00975A4F" w:rsidRPr="0051200A">
        <w:rPr>
          <w:rFonts w:ascii="Times New Roman" w:hAnsi="Times New Roman" w:cs="Times New Roman"/>
          <w:sz w:val="21"/>
          <w:szCs w:val="21"/>
          <w:lang w:eastAsia="zh-CN"/>
        </w:rPr>
        <w:t>,</w:t>
      </w:r>
      <w:r w:rsidR="004959C6" w:rsidRPr="0051200A">
        <w:rPr>
          <w:rFonts w:ascii="Times New Roman" w:hAnsi="Times New Roman" w:cs="Times New Roman"/>
          <w:sz w:val="21"/>
          <w:szCs w:val="21"/>
          <w:lang w:eastAsia="zh-CN"/>
        </w:rPr>
        <w:t xml:space="preserve"> ZHANG</w:t>
      </w:r>
      <w:r w:rsidRPr="0051200A">
        <w:rPr>
          <w:rFonts w:ascii="Times New Roman" w:hAnsi="Times New Roman" w:cs="Times New Roman"/>
          <w:sz w:val="21"/>
          <w:szCs w:val="21"/>
          <w:lang w:eastAsia="zh-CN"/>
        </w:rPr>
        <w:t xml:space="preserve"> Yang</w:t>
      </w:r>
      <w:r w:rsidR="00975A4F" w:rsidRPr="0051200A">
        <w:rPr>
          <w:rFonts w:ascii="Times New Roman" w:eastAsia="宋体" w:hAnsi="Times New Roman" w:cs="Times New Roman"/>
          <w:sz w:val="21"/>
          <w:vertAlign w:val="superscript"/>
          <w:lang w:eastAsia="zh-CN"/>
        </w:rPr>
        <w:t>2</w:t>
      </w:r>
      <w:r w:rsidRPr="0051200A">
        <w:rPr>
          <w:rFonts w:ascii="Times New Roman" w:eastAsia="宋体" w:hAnsi="Times New Roman" w:cs="Times New Roman"/>
          <w:sz w:val="21"/>
          <w:vertAlign w:val="superscript"/>
          <w:lang w:eastAsia="zh-CN"/>
        </w:rPr>
        <w:t>,3</w:t>
      </w:r>
      <w:r w:rsidR="00C27FF0">
        <w:rPr>
          <w:rFonts w:ascii="Times New Roman" w:eastAsia="宋体" w:hAnsi="Times New Roman" w:cs="Times New Roman"/>
          <w:sz w:val="21"/>
          <w:lang w:eastAsia="zh-CN"/>
        </w:rPr>
        <w:t>，</w:t>
      </w:r>
      <w:r w:rsidR="00C27FF0">
        <w:rPr>
          <w:rFonts w:ascii="Times New Roman" w:eastAsia="宋体" w:hAnsi="Times New Roman" w:cs="Times New Roman" w:hint="eastAsia"/>
          <w:sz w:val="21"/>
          <w:lang w:eastAsia="zh-CN"/>
        </w:rPr>
        <w:t>Ye</w:t>
      </w:r>
      <w:r w:rsidR="00C27FF0">
        <w:rPr>
          <w:rFonts w:ascii="Times New Roman" w:eastAsia="宋体" w:hAnsi="Times New Roman" w:cs="Times New Roman"/>
          <w:sz w:val="21"/>
          <w:lang w:eastAsia="zh-CN"/>
        </w:rPr>
        <w:t xml:space="preserve"> Xiaochun</w:t>
      </w:r>
      <w:r w:rsidR="00384834">
        <w:rPr>
          <w:rFonts w:ascii="Times New Roman" w:eastAsia="宋体" w:hAnsi="Times New Roman" w:cs="Times New Roman"/>
          <w:sz w:val="21"/>
          <w:vertAlign w:val="superscript"/>
          <w:lang w:eastAsia="zh-CN"/>
        </w:rPr>
        <w:t>2</w:t>
      </w:r>
      <w:r w:rsidR="00C27FF0">
        <w:rPr>
          <w:rFonts w:ascii="Times New Roman" w:eastAsia="宋体" w:hAnsi="Times New Roman" w:cs="Times New Roman"/>
          <w:sz w:val="21"/>
          <w:lang w:eastAsia="zh-CN"/>
        </w:rPr>
        <w:t>, AN Hong</w:t>
      </w:r>
      <w:r w:rsidR="00384834">
        <w:rPr>
          <w:rFonts w:ascii="Times New Roman" w:eastAsia="宋体" w:hAnsi="Times New Roman" w:cs="Times New Roman"/>
          <w:sz w:val="21"/>
          <w:vertAlign w:val="superscript"/>
          <w:lang w:eastAsia="zh-CN"/>
        </w:rPr>
        <w:t>1</w:t>
      </w:r>
    </w:p>
    <w:p w14:paraId="562D129B" w14:textId="049C8526" w:rsidR="00975A4F" w:rsidRPr="0051200A" w:rsidRDefault="00975A4F" w:rsidP="0051200A">
      <w:pPr>
        <w:jc w:val="center"/>
        <w:rPr>
          <w:rFonts w:ascii="Times New Roman" w:hAnsi="Times New Roman" w:cs="Times New Roman"/>
          <w:sz w:val="18"/>
          <w:szCs w:val="21"/>
          <w:lang w:eastAsia="zh-CN"/>
        </w:rPr>
      </w:pPr>
      <w:r w:rsidRPr="0051200A">
        <w:rPr>
          <w:rFonts w:ascii="Times New Roman" w:eastAsia="宋体" w:hAnsi="Times New Roman" w:cs="Times New Roman"/>
          <w:sz w:val="18"/>
          <w:vertAlign w:val="superscript"/>
          <w:lang w:eastAsia="zh-CN"/>
        </w:rPr>
        <w:t>1</w:t>
      </w:r>
      <w:r w:rsidRPr="0051200A">
        <w:rPr>
          <w:rFonts w:ascii="Times New Roman" w:hAnsi="Times New Roman" w:cs="Times New Roman"/>
          <w:sz w:val="18"/>
          <w:szCs w:val="21"/>
          <w:lang w:eastAsia="zh-CN"/>
        </w:rPr>
        <w:t xml:space="preserve">(School of </w:t>
      </w:r>
      <w:r w:rsidR="00551E16" w:rsidRPr="0051200A">
        <w:rPr>
          <w:rFonts w:ascii="Times New Roman" w:hAnsi="Times New Roman" w:cs="Times New Roman"/>
          <w:sz w:val="18"/>
          <w:szCs w:val="21"/>
          <w:lang w:eastAsia="zh-CN"/>
        </w:rPr>
        <w:t xml:space="preserve">Computer Science and Technology, </w:t>
      </w:r>
      <w:r w:rsidRPr="0051200A">
        <w:rPr>
          <w:rFonts w:ascii="Times New Roman" w:hAnsi="Times New Roman" w:cs="Times New Roman"/>
          <w:sz w:val="18"/>
          <w:szCs w:val="21"/>
          <w:lang w:eastAsia="zh-CN"/>
        </w:rPr>
        <w:t>University</w:t>
      </w:r>
      <w:r w:rsidR="00551E16" w:rsidRPr="0051200A">
        <w:rPr>
          <w:rFonts w:ascii="Times New Roman" w:hAnsi="Times New Roman" w:cs="Times New Roman"/>
          <w:sz w:val="18"/>
          <w:szCs w:val="21"/>
          <w:lang w:eastAsia="zh-CN"/>
        </w:rPr>
        <w:t xml:space="preserve"> of Science and Technology</w:t>
      </w:r>
      <w:r w:rsidR="00694F65" w:rsidRPr="0051200A">
        <w:rPr>
          <w:rFonts w:ascii="Times New Roman" w:hAnsi="Times New Roman" w:cs="Times New Roman"/>
          <w:sz w:val="18"/>
          <w:szCs w:val="21"/>
          <w:lang w:eastAsia="zh-CN"/>
        </w:rPr>
        <w:t>, Hefei 230027</w:t>
      </w:r>
      <w:r w:rsidRPr="0051200A">
        <w:rPr>
          <w:rFonts w:ascii="Times New Roman" w:hAnsi="Times New Roman" w:cs="Times New Roman"/>
          <w:sz w:val="18"/>
          <w:szCs w:val="21"/>
          <w:lang w:eastAsia="zh-CN"/>
        </w:rPr>
        <w:t>, China)</w:t>
      </w:r>
    </w:p>
    <w:p w14:paraId="36FCC67D" w14:textId="0CD28EDD" w:rsidR="0051200A" w:rsidRPr="0051200A" w:rsidRDefault="0051200A" w:rsidP="0051200A">
      <w:pPr>
        <w:jc w:val="center"/>
        <w:rPr>
          <w:rFonts w:ascii="Times New Roman" w:hAnsi="Times New Roman" w:cs="Times New Roman"/>
          <w:sz w:val="18"/>
          <w:szCs w:val="21"/>
          <w:lang w:eastAsia="zh-CN"/>
        </w:rPr>
      </w:pPr>
      <w:r w:rsidRPr="0051200A">
        <w:rPr>
          <w:rFonts w:ascii="Times New Roman" w:eastAsia="宋体" w:hAnsi="Times New Roman" w:cs="Times New Roman"/>
          <w:sz w:val="18"/>
          <w:vertAlign w:val="superscript"/>
          <w:lang w:eastAsia="zh-CN"/>
        </w:rPr>
        <w:t>2</w:t>
      </w:r>
      <w:r w:rsidRPr="0051200A">
        <w:rPr>
          <w:rFonts w:ascii="Times New Roman" w:hAnsi="Times New Roman" w:cs="Times New Roman"/>
          <w:sz w:val="18"/>
          <w:szCs w:val="21"/>
          <w:lang w:eastAsia="zh-CN"/>
        </w:rPr>
        <w:t>(State Key Laboratory of Computer Architecture, Institute of Computing Technology, Chinese Academy of Sciences, Beijing, 100190, China)</w:t>
      </w:r>
    </w:p>
    <w:p w14:paraId="1D5A8286" w14:textId="77777777" w:rsidR="0051200A" w:rsidRPr="001772CE" w:rsidRDefault="0051200A" w:rsidP="0051200A">
      <w:pPr>
        <w:pStyle w:val="DepartCorrespond"/>
        <w:ind w:left="119" w:hanging="119"/>
        <w:jc w:val="center"/>
        <w:rPr>
          <w:color w:val="FF0000"/>
          <w:sz w:val="15"/>
          <w:szCs w:val="15"/>
          <w:bdr w:val="single" w:sz="4" w:space="0" w:color="FF0000"/>
        </w:rPr>
      </w:pPr>
      <w:r w:rsidRPr="0051200A">
        <w:rPr>
          <w:sz w:val="18"/>
          <w:vertAlign w:val="superscript"/>
        </w:rPr>
        <w:t>3</w:t>
      </w:r>
      <w:r w:rsidR="00975A4F" w:rsidRPr="0051200A">
        <w:rPr>
          <w:sz w:val="18"/>
          <w:szCs w:val="21"/>
        </w:rPr>
        <w:t>(</w:t>
      </w:r>
      <w:r w:rsidRPr="0051200A">
        <w:rPr>
          <w:rFonts w:eastAsiaTheme="minorEastAsia"/>
          <w:iCs w:val="0"/>
          <w:sz w:val="18"/>
          <w:szCs w:val="21"/>
        </w:rPr>
        <w:t>University of Chinese Academy of Sciences, Beijing, 100049, China</w:t>
      </w:r>
      <w:r w:rsidRPr="0051200A">
        <w:rPr>
          <w:rFonts w:eastAsiaTheme="minorEastAsia" w:hint="eastAsia"/>
          <w:iCs w:val="0"/>
          <w:sz w:val="18"/>
          <w:szCs w:val="21"/>
        </w:rPr>
        <w:t>)</w:t>
      </w:r>
    </w:p>
    <w:p w14:paraId="30D59DD7" w14:textId="77777777" w:rsidR="00975A4F" w:rsidRDefault="00975A4F" w:rsidP="00975A4F">
      <w:pPr>
        <w:rPr>
          <w:rFonts w:ascii="Times" w:hAnsi="Times"/>
          <w:sz w:val="21"/>
          <w:szCs w:val="21"/>
          <w:lang w:eastAsia="zh-CN"/>
        </w:rPr>
      </w:pPr>
    </w:p>
    <w:p w14:paraId="44A9E1A7" w14:textId="21187CDB" w:rsidR="00B54504" w:rsidRPr="00FD1EAD" w:rsidRDefault="00E01559" w:rsidP="007204EF">
      <w:pPr>
        <w:spacing w:line="300" w:lineRule="exact"/>
        <w:jc w:val="both"/>
        <w:rPr>
          <w:rFonts w:ascii="Times New Roman" w:hAnsi="Times New Roman" w:cs="Times New Roman"/>
          <w:sz w:val="18"/>
          <w:szCs w:val="18"/>
          <w:lang w:eastAsia="zh-CN"/>
        </w:rPr>
      </w:pPr>
      <w:r w:rsidRPr="00FD1EAD">
        <w:rPr>
          <w:rFonts w:ascii="Times New Roman" w:eastAsia="宋体" w:hAnsi="Times New Roman" w:cs="Times New Roman"/>
          <w:b/>
          <w:kern w:val="2"/>
          <w:sz w:val="18"/>
          <w:szCs w:val="18"/>
          <w:lang w:eastAsia="zh-CN"/>
        </w:rPr>
        <w:t>【</w:t>
      </w:r>
      <w:r w:rsidRPr="00FD1EAD">
        <w:rPr>
          <w:rFonts w:ascii="Times New Roman" w:eastAsia="宋体" w:hAnsi="Times New Roman" w:cs="Times New Roman"/>
          <w:b/>
          <w:kern w:val="2"/>
          <w:sz w:val="18"/>
          <w:szCs w:val="18"/>
          <w:lang w:eastAsia="zh-CN"/>
        </w:rPr>
        <w:t>Abstract</w:t>
      </w:r>
      <w:r w:rsidRPr="00FD1EAD">
        <w:rPr>
          <w:rFonts w:ascii="Times New Roman" w:eastAsia="宋体" w:hAnsi="Times New Roman" w:cs="Times New Roman"/>
          <w:b/>
          <w:kern w:val="2"/>
          <w:sz w:val="18"/>
          <w:szCs w:val="18"/>
          <w:lang w:eastAsia="zh-CN"/>
        </w:rPr>
        <w:t>】</w:t>
      </w:r>
      <w:commentRangeStart w:id="45"/>
      <w:r w:rsidR="00C22BA2" w:rsidRPr="00FD1EAD">
        <w:rPr>
          <w:rFonts w:ascii="Times New Roman" w:hAnsi="Times New Roman" w:cs="Times New Roman"/>
          <w:sz w:val="18"/>
          <w:szCs w:val="18"/>
          <w:lang w:eastAsia="zh-CN"/>
        </w:rPr>
        <w:t xml:space="preserve">As </w:t>
      </w:r>
      <w:r w:rsidR="00420228" w:rsidRPr="00FD1EAD">
        <w:rPr>
          <w:rFonts w:ascii="Times New Roman" w:hAnsi="Times New Roman" w:cs="Times New Roman"/>
          <w:sz w:val="18"/>
          <w:szCs w:val="18"/>
          <w:lang w:eastAsia="zh-CN"/>
        </w:rPr>
        <w:t>a key</w:t>
      </w:r>
      <w:r w:rsidR="00C22BA2" w:rsidRPr="00FD1EAD">
        <w:rPr>
          <w:rFonts w:ascii="Times New Roman" w:hAnsi="Times New Roman" w:cs="Times New Roman"/>
          <w:sz w:val="18"/>
          <w:szCs w:val="18"/>
          <w:lang w:eastAsia="zh-CN"/>
        </w:rPr>
        <w:t xml:space="preserve"> tool in the research of computer architecture, software simulator</w:t>
      </w:r>
      <w:r w:rsidR="00A5104D" w:rsidRPr="00FD1EAD">
        <w:rPr>
          <w:rFonts w:ascii="Times New Roman" w:hAnsi="Times New Roman" w:cs="Times New Roman"/>
          <w:sz w:val="18"/>
          <w:szCs w:val="18"/>
          <w:lang w:eastAsia="zh-CN"/>
        </w:rPr>
        <w:t xml:space="preserve"> play</w:t>
      </w:r>
      <w:r w:rsidR="00284D72" w:rsidRPr="00FD1EAD">
        <w:rPr>
          <w:rFonts w:ascii="Times New Roman" w:hAnsi="Times New Roman" w:cs="Times New Roman"/>
          <w:sz w:val="18"/>
          <w:szCs w:val="18"/>
          <w:lang w:eastAsia="zh-CN"/>
        </w:rPr>
        <w:t>s an</w:t>
      </w:r>
      <w:r w:rsidR="00A5104D" w:rsidRPr="00FD1EAD">
        <w:rPr>
          <w:rFonts w:ascii="Times New Roman" w:hAnsi="Times New Roman" w:cs="Times New Roman"/>
          <w:sz w:val="18"/>
          <w:szCs w:val="18"/>
          <w:lang w:eastAsia="zh-CN"/>
        </w:rPr>
        <w:t xml:space="preserve"> </w:t>
      </w:r>
      <w:r w:rsidR="00C22BA2" w:rsidRPr="00FD1EAD">
        <w:rPr>
          <w:rFonts w:ascii="Times New Roman" w:hAnsi="Times New Roman" w:cs="Times New Roman"/>
          <w:sz w:val="18"/>
          <w:szCs w:val="18"/>
          <w:lang w:eastAsia="zh-CN"/>
        </w:rPr>
        <w:t xml:space="preserve">irreplaceable role in promoting </w:t>
      </w:r>
      <w:r w:rsidR="00A5104D" w:rsidRPr="00FD1EAD">
        <w:rPr>
          <w:rFonts w:ascii="Times New Roman" w:hAnsi="Times New Roman" w:cs="Times New Roman"/>
          <w:sz w:val="18"/>
          <w:szCs w:val="18"/>
          <w:lang w:eastAsia="zh-CN"/>
        </w:rPr>
        <w:t xml:space="preserve">its </w:t>
      </w:r>
      <w:r w:rsidR="00C22BA2" w:rsidRPr="00FD1EAD">
        <w:rPr>
          <w:rFonts w:ascii="Times New Roman" w:hAnsi="Times New Roman" w:cs="Times New Roman"/>
          <w:sz w:val="18"/>
          <w:szCs w:val="18"/>
          <w:lang w:eastAsia="zh-CN"/>
        </w:rPr>
        <w:t xml:space="preserve">development. </w:t>
      </w:r>
      <w:r w:rsidR="00420228" w:rsidRPr="00FD1EAD">
        <w:rPr>
          <w:rFonts w:ascii="Times New Roman" w:hAnsi="Times New Roman" w:cs="Times New Roman"/>
          <w:sz w:val="18"/>
          <w:szCs w:val="18"/>
          <w:lang w:eastAsia="zh-CN"/>
        </w:rPr>
        <w:t xml:space="preserve">It is critical to speed up architecture simulators. </w:t>
      </w:r>
      <w:r w:rsidR="002A7EEB" w:rsidRPr="00FD1EAD">
        <w:rPr>
          <w:rFonts w:ascii="Times New Roman" w:hAnsi="Times New Roman" w:cs="Times New Roman"/>
          <w:sz w:val="18"/>
          <w:szCs w:val="18"/>
          <w:lang w:eastAsia="zh-CN"/>
        </w:rPr>
        <w:t>To accelerate</w:t>
      </w:r>
      <w:r w:rsidR="00832C46" w:rsidRPr="00FD1EAD">
        <w:rPr>
          <w:rFonts w:ascii="Times New Roman" w:hAnsi="Times New Roman" w:cs="Times New Roman"/>
          <w:sz w:val="18"/>
          <w:szCs w:val="18"/>
          <w:lang w:eastAsia="zh-CN"/>
        </w:rPr>
        <w:t xml:space="preserve"> </w:t>
      </w:r>
      <w:r w:rsidR="002A7EEB" w:rsidRPr="00FD1EAD">
        <w:rPr>
          <w:rFonts w:ascii="Times New Roman" w:hAnsi="Times New Roman" w:cs="Times New Roman"/>
          <w:sz w:val="18"/>
          <w:szCs w:val="18"/>
          <w:lang w:eastAsia="zh-CN"/>
        </w:rPr>
        <w:t xml:space="preserve">execution </w:t>
      </w:r>
      <w:r w:rsidR="00832C46" w:rsidRPr="00FD1EAD">
        <w:rPr>
          <w:rFonts w:ascii="Times New Roman" w:hAnsi="Times New Roman" w:cs="Times New Roman"/>
          <w:sz w:val="18"/>
          <w:szCs w:val="18"/>
          <w:lang w:eastAsia="zh-CN"/>
        </w:rPr>
        <w:t xml:space="preserve">of single instruction or instruction block, </w:t>
      </w:r>
      <w:r w:rsidR="008F53F0" w:rsidRPr="00FD1EAD">
        <w:rPr>
          <w:rFonts w:ascii="Times New Roman" w:hAnsi="Times New Roman" w:cs="Times New Roman"/>
          <w:sz w:val="18"/>
          <w:szCs w:val="18"/>
          <w:lang w:eastAsia="zh-CN"/>
        </w:rPr>
        <w:t xml:space="preserve">the </w:t>
      </w:r>
      <w:r w:rsidR="00512749" w:rsidRPr="00FD1EAD">
        <w:rPr>
          <w:rFonts w:ascii="Times New Roman" w:hAnsi="Times New Roman" w:cs="Times New Roman"/>
          <w:sz w:val="18"/>
          <w:szCs w:val="18"/>
          <w:lang w:eastAsia="zh-CN"/>
        </w:rPr>
        <w:t>lookup</w:t>
      </w:r>
      <w:r w:rsidR="00832C46" w:rsidRPr="00FD1EAD">
        <w:rPr>
          <w:rFonts w:ascii="Times New Roman" w:hAnsi="Times New Roman" w:cs="Times New Roman"/>
          <w:sz w:val="18"/>
          <w:szCs w:val="18"/>
          <w:lang w:eastAsia="zh-CN"/>
        </w:rPr>
        <w:t xml:space="preserve"> table scheme</w:t>
      </w:r>
      <w:r w:rsidR="008F53F0" w:rsidRPr="00FD1EAD">
        <w:rPr>
          <w:rFonts w:ascii="Times New Roman" w:hAnsi="Times New Roman" w:cs="Times New Roman"/>
          <w:sz w:val="18"/>
          <w:szCs w:val="18"/>
          <w:lang w:eastAsia="zh-CN"/>
        </w:rPr>
        <w:t xml:space="preserve"> is applied in the decode stage of pipeline</w:t>
      </w:r>
      <w:r w:rsidR="00832C46" w:rsidRPr="00FD1EAD">
        <w:rPr>
          <w:rFonts w:ascii="Times New Roman" w:hAnsi="Times New Roman" w:cs="Times New Roman"/>
          <w:sz w:val="18"/>
          <w:szCs w:val="18"/>
          <w:lang w:eastAsia="zh-CN"/>
        </w:rPr>
        <w:t xml:space="preserve">. To make use of concurrency in </w:t>
      </w:r>
      <w:r w:rsidR="00832C46" w:rsidRPr="004A30FB">
        <w:rPr>
          <w:rStyle w:val="eChar"/>
          <w:lang w:eastAsia="zh-CN"/>
        </w:rPr>
        <w:t>simulator</w:t>
      </w:r>
      <w:r w:rsidR="00832C46" w:rsidRPr="00FD1EAD">
        <w:rPr>
          <w:rFonts w:ascii="Times New Roman" w:hAnsi="Times New Roman" w:cs="Times New Roman"/>
          <w:sz w:val="18"/>
          <w:szCs w:val="18"/>
          <w:lang w:eastAsia="zh-CN"/>
        </w:rPr>
        <w:t xml:space="preserve"> and parallelism in host machine, we introduce the method of Parallel Discrete Event Simulation</w:t>
      </w:r>
      <w:r w:rsidR="00512749" w:rsidRPr="00FD1EAD">
        <w:rPr>
          <w:rFonts w:ascii="Times New Roman" w:hAnsi="Times New Roman" w:cs="Times New Roman"/>
          <w:sz w:val="18"/>
          <w:szCs w:val="18"/>
          <w:lang w:eastAsia="zh-CN"/>
        </w:rPr>
        <w:t>(PDES)</w:t>
      </w:r>
      <w:r w:rsidR="00832C46" w:rsidRPr="00FD1EAD">
        <w:rPr>
          <w:rFonts w:ascii="Times New Roman" w:hAnsi="Times New Roman" w:cs="Times New Roman"/>
          <w:sz w:val="18"/>
          <w:szCs w:val="18"/>
          <w:lang w:eastAsia="zh-CN"/>
        </w:rPr>
        <w:t xml:space="preserve">, and </w:t>
      </w:r>
      <w:r w:rsidR="00EF2352" w:rsidRPr="00FD1EAD">
        <w:rPr>
          <w:rFonts w:ascii="Times New Roman" w:hAnsi="Times New Roman" w:cs="Times New Roman"/>
          <w:sz w:val="18"/>
          <w:szCs w:val="18"/>
          <w:lang w:eastAsia="zh-CN"/>
        </w:rPr>
        <w:t>optimize it in aspects</w:t>
      </w:r>
      <w:r w:rsidR="00633020" w:rsidRPr="00FD1EAD">
        <w:rPr>
          <w:rFonts w:ascii="Times New Roman" w:hAnsi="Times New Roman" w:cs="Times New Roman"/>
          <w:sz w:val="18"/>
          <w:szCs w:val="18"/>
          <w:lang w:eastAsia="zh-CN"/>
        </w:rPr>
        <w:t xml:space="preserve"> of mapping between messages and working threads, lock-free implementation of messa</w:t>
      </w:r>
      <w:r w:rsidR="00745F7C">
        <w:rPr>
          <w:rFonts w:ascii="Times New Roman" w:hAnsi="Times New Roman" w:cs="Times New Roman"/>
          <w:sz w:val="18"/>
          <w:szCs w:val="18"/>
          <w:lang w:eastAsia="zh-CN"/>
        </w:rPr>
        <w:t>ge queue and control of simulat</w:t>
      </w:r>
      <w:r w:rsidR="00745F7C">
        <w:rPr>
          <w:rFonts w:ascii="Times New Roman" w:hAnsi="Times New Roman" w:cs="Times New Roman" w:hint="eastAsia"/>
          <w:sz w:val="18"/>
          <w:szCs w:val="18"/>
          <w:lang w:eastAsia="zh-CN"/>
        </w:rPr>
        <w:t>ing</w:t>
      </w:r>
      <w:r w:rsidR="00633020" w:rsidRPr="00FD1EAD">
        <w:rPr>
          <w:rFonts w:ascii="Times New Roman" w:hAnsi="Times New Roman" w:cs="Times New Roman"/>
          <w:sz w:val="18"/>
          <w:szCs w:val="18"/>
          <w:lang w:eastAsia="zh-CN"/>
        </w:rPr>
        <w:t xml:space="preserve"> process</w:t>
      </w:r>
      <w:r w:rsidR="00EF2352" w:rsidRPr="00FD1EAD">
        <w:rPr>
          <w:rFonts w:ascii="Times New Roman" w:hAnsi="Times New Roman" w:cs="Times New Roman"/>
          <w:sz w:val="18"/>
          <w:szCs w:val="18"/>
          <w:lang w:eastAsia="zh-CN"/>
        </w:rPr>
        <w:t>.</w:t>
      </w:r>
      <w:r w:rsidR="00832C46" w:rsidRPr="00FD1EAD">
        <w:rPr>
          <w:rFonts w:ascii="Times New Roman" w:hAnsi="Times New Roman" w:cs="Times New Roman"/>
          <w:sz w:val="18"/>
          <w:szCs w:val="18"/>
          <w:lang w:eastAsia="zh-CN"/>
        </w:rPr>
        <w:t xml:space="preserve"> </w:t>
      </w:r>
      <w:r w:rsidR="00EF2352" w:rsidRPr="00FD1EAD">
        <w:rPr>
          <w:rFonts w:ascii="Times New Roman" w:hAnsi="Times New Roman" w:cs="Times New Roman"/>
          <w:sz w:val="18"/>
          <w:szCs w:val="18"/>
          <w:lang w:eastAsia="zh-CN"/>
        </w:rPr>
        <w:t xml:space="preserve">Meanwhile, </w:t>
      </w:r>
      <w:r w:rsidR="00633020" w:rsidRPr="00FD1EAD">
        <w:rPr>
          <w:rFonts w:ascii="Times New Roman" w:hAnsi="Times New Roman" w:cs="Times New Roman"/>
          <w:sz w:val="18"/>
          <w:szCs w:val="18"/>
          <w:lang w:eastAsia="zh-CN"/>
        </w:rPr>
        <w:t>based on</w:t>
      </w:r>
      <w:r w:rsidR="00EF2352" w:rsidRPr="00FD1EAD">
        <w:rPr>
          <w:rFonts w:ascii="Times New Roman" w:hAnsi="Times New Roman" w:cs="Times New Roman"/>
          <w:sz w:val="18"/>
          <w:szCs w:val="18"/>
          <w:lang w:eastAsia="zh-CN"/>
        </w:rPr>
        <w:t xml:space="preserve"> </w:t>
      </w:r>
      <w:r w:rsidR="0077697E" w:rsidRPr="00FD1EAD">
        <w:rPr>
          <w:rFonts w:ascii="Times New Roman" w:hAnsi="Times New Roman" w:cs="Times New Roman"/>
          <w:sz w:val="18"/>
          <w:szCs w:val="18"/>
          <w:lang w:eastAsia="zh-CN"/>
        </w:rPr>
        <w:t xml:space="preserve">the </w:t>
      </w:r>
      <w:r w:rsidR="00EF2352" w:rsidRPr="00FD1EAD">
        <w:rPr>
          <w:rFonts w:ascii="Times New Roman" w:hAnsi="Times New Roman" w:cs="Times New Roman"/>
          <w:sz w:val="18"/>
          <w:szCs w:val="18"/>
          <w:lang w:eastAsia="zh-CN"/>
        </w:rPr>
        <w:t xml:space="preserve">discovery of massive memory allocation and free during message processing, </w:t>
      </w:r>
      <w:r w:rsidR="00B54504" w:rsidRPr="00FD1EAD">
        <w:rPr>
          <w:rFonts w:ascii="Times New Roman" w:hAnsi="Times New Roman" w:cs="Times New Roman"/>
          <w:sz w:val="18"/>
          <w:szCs w:val="18"/>
          <w:lang w:eastAsia="zh-CN"/>
        </w:rPr>
        <w:t xml:space="preserve">the memory pool scheme </w:t>
      </w:r>
      <w:r w:rsidR="0077697E" w:rsidRPr="00FD1EAD">
        <w:rPr>
          <w:rFonts w:ascii="Times New Roman" w:hAnsi="Times New Roman" w:cs="Times New Roman"/>
          <w:sz w:val="18"/>
          <w:szCs w:val="18"/>
          <w:lang w:eastAsia="zh-CN"/>
        </w:rPr>
        <w:t xml:space="preserve">is introduced </w:t>
      </w:r>
      <w:r w:rsidR="00B54504" w:rsidRPr="00FD1EAD">
        <w:rPr>
          <w:rFonts w:ascii="Times New Roman" w:hAnsi="Times New Roman" w:cs="Times New Roman"/>
          <w:sz w:val="18"/>
          <w:szCs w:val="18"/>
          <w:lang w:eastAsia="zh-CN"/>
        </w:rPr>
        <w:t xml:space="preserve">to </w:t>
      </w:r>
      <w:r w:rsidR="00633020" w:rsidRPr="00FD1EAD">
        <w:rPr>
          <w:rFonts w:ascii="Times New Roman" w:hAnsi="Times New Roman" w:cs="Times New Roman"/>
          <w:sz w:val="18"/>
          <w:szCs w:val="18"/>
          <w:lang w:eastAsia="zh-CN"/>
        </w:rPr>
        <w:t>speed up</w:t>
      </w:r>
      <w:r w:rsidR="00B54504" w:rsidRPr="00FD1EAD">
        <w:rPr>
          <w:rFonts w:ascii="Times New Roman" w:hAnsi="Times New Roman" w:cs="Times New Roman"/>
          <w:sz w:val="18"/>
          <w:szCs w:val="18"/>
          <w:lang w:eastAsia="zh-CN"/>
        </w:rPr>
        <w:t xml:space="preserve"> the dynamic memory management</w:t>
      </w:r>
      <w:r w:rsidR="00633020" w:rsidRPr="00FD1EAD">
        <w:rPr>
          <w:rFonts w:ascii="Times New Roman" w:hAnsi="Times New Roman" w:cs="Times New Roman"/>
          <w:sz w:val="18"/>
          <w:szCs w:val="18"/>
          <w:lang w:eastAsia="zh-CN"/>
        </w:rPr>
        <w:t xml:space="preserve"> scheme</w:t>
      </w:r>
      <w:r w:rsidR="00EF2352" w:rsidRPr="00FD1EAD">
        <w:rPr>
          <w:rFonts w:ascii="Times New Roman" w:hAnsi="Times New Roman" w:cs="Times New Roman"/>
          <w:sz w:val="18"/>
          <w:szCs w:val="18"/>
          <w:lang w:eastAsia="zh-CN"/>
        </w:rPr>
        <w:t>.</w:t>
      </w:r>
      <w:r w:rsidR="00B54504" w:rsidRPr="00FD1EAD">
        <w:rPr>
          <w:rFonts w:ascii="Times New Roman" w:hAnsi="Times New Roman" w:cs="Times New Roman"/>
          <w:sz w:val="18"/>
          <w:szCs w:val="18"/>
          <w:lang w:eastAsia="zh-CN"/>
        </w:rPr>
        <w:t xml:space="preserve"> </w:t>
      </w:r>
      <w:r w:rsidR="008C580D" w:rsidRPr="00FD1EAD">
        <w:rPr>
          <w:rFonts w:ascii="Times New Roman" w:hAnsi="Times New Roman" w:cs="Times New Roman"/>
          <w:sz w:val="18"/>
          <w:szCs w:val="18"/>
          <w:lang w:eastAsia="zh-CN"/>
        </w:rPr>
        <w:t>High-throughput applications including wordcount, terasort and kmp are used as benchmarks in evaluation of the system.</w:t>
      </w:r>
      <w:r w:rsidR="00512749" w:rsidRPr="00FD1EAD">
        <w:rPr>
          <w:rFonts w:ascii="Times New Roman" w:hAnsi="Times New Roman" w:cs="Times New Roman"/>
          <w:sz w:val="18"/>
          <w:szCs w:val="18"/>
          <w:lang w:eastAsia="zh-CN"/>
        </w:rPr>
        <w:t xml:space="preserve"> Experiments show that lookup table, PDES and memory pool scheme speed up as much as 26.14X, 3.94X and 12.47% in simulating their corresponding stages</w:t>
      </w:r>
      <w:r w:rsidR="00B54504" w:rsidRPr="00FD1EAD">
        <w:rPr>
          <w:rFonts w:ascii="Times New Roman" w:hAnsi="Times New Roman" w:cs="Times New Roman"/>
          <w:sz w:val="18"/>
          <w:szCs w:val="18"/>
          <w:lang w:eastAsia="zh-CN"/>
        </w:rPr>
        <w:t>.</w:t>
      </w:r>
      <w:commentRangeEnd w:id="45"/>
      <w:r w:rsidR="008D2C6B">
        <w:rPr>
          <w:rStyle w:val="a7"/>
        </w:rPr>
        <w:commentReference w:id="45"/>
      </w:r>
    </w:p>
    <w:p w14:paraId="5F3FDAC2" w14:textId="00C9E493" w:rsidR="00003F71" w:rsidRPr="00FD1EAD" w:rsidRDefault="00FD1EAD" w:rsidP="00FD1EAD">
      <w:pPr>
        <w:spacing w:afterLines="200" w:after="480" w:line="300" w:lineRule="exact"/>
        <w:jc w:val="both"/>
        <w:rPr>
          <w:rFonts w:ascii="Times New Roman" w:hAnsi="Times New Roman" w:cs="Times New Roman"/>
          <w:spacing w:val="-4"/>
          <w:sz w:val="18"/>
          <w:szCs w:val="18"/>
          <w:lang w:eastAsia="zh-CN"/>
        </w:rPr>
      </w:pPr>
      <w:r w:rsidRPr="00FD1EAD">
        <w:rPr>
          <w:rFonts w:ascii="Times New Roman" w:eastAsia="宋体" w:hAnsi="Times New Roman" w:cs="Times New Roman"/>
          <w:b/>
          <w:kern w:val="2"/>
          <w:sz w:val="18"/>
          <w:szCs w:val="18"/>
          <w:lang w:eastAsia="zh-CN"/>
        </w:rPr>
        <w:t>【</w:t>
      </w:r>
      <w:r w:rsidRPr="00FD1EAD">
        <w:rPr>
          <w:rFonts w:ascii="Times New Roman" w:eastAsia="宋体" w:hAnsi="Times New Roman" w:cs="Times New Roman"/>
          <w:b/>
          <w:kern w:val="2"/>
          <w:sz w:val="18"/>
          <w:szCs w:val="18"/>
          <w:lang w:eastAsia="zh-CN"/>
        </w:rPr>
        <w:t>Key words</w:t>
      </w:r>
      <w:r w:rsidRPr="00FD1EAD">
        <w:rPr>
          <w:rFonts w:ascii="Times New Roman" w:eastAsia="宋体" w:hAnsi="Times New Roman" w:cs="Times New Roman"/>
          <w:b/>
          <w:kern w:val="2"/>
          <w:sz w:val="18"/>
          <w:szCs w:val="18"/>
          <w:lang w:eastAsia="zh-CN"/>
        </w:rPr>
        <w:t>】</w:t>
      </w:r>
      <w:r w:rsidR="0006081E" w:rsidRPr="00FD1EAD">
        <w:rPr>
          <w:rFonts w:ascii="Times New Roman" w:hAnsi="Times New Roman" w:cs="Times New Roman"/>
          <w:b/>
          <w:sz w:val="18"/>
          <w:szCs w:val="18"/>
          <w:lang w:eastAsia="zh-CN"/>
        </w:rPr>
        <w:t xml:space="preserve"> </w:t>
      </w:r>
      <w:r w:rsidR="00182B96" w:rsidRPr="00FD1EAD">
        <w:rPr>
          <w:rFonts w:ascii="Times New Roman" w:hAnsi="Times New Roman" w:cs="Times New Roman"/>
          <w:spacing w:val="-4"/>
          <w:sz w:val="18"/>
          <w:szCs w:val="18"/>
          <w:lang w:eastAsia="zh-CN"/>
        </w:rPr>
        <w:t>high-throughput</w:t>
      </w:r>
      <w:r w:rsidR="001B42DD" w:rsidRPr="00FD1EAD">
        <w:rPr>
          <w:rFonts w:ascii="Times New Roman" w:hAnsi="Times New Roman" w:cs="Times New Roman"/>
          <w:spacing w:val="-4"/>
          <w:sz w:val="18"/>
          <w:szCs w:val="18"/>
          <w:lang w:eastAsia="zh-CN"/>
        </w:rPr>
        <w:t xml:space="preserve"> processor</w:t>
      </w:r>
      <w:r w:rsidR="00B54504" w:rsidRPr="00FD1EAD">
        <w:rPr>
          <w:rFonts w:ascii="Times New Roman" w:hAnsi="Times New Roman" w:cs="Times New Roman"/>
          <w:spacing w:val="-4"/>
          <w:sz w:val="18"/>
          <w:szCs w:val="18"/>
          <w:lang w:eastAsia="zh-CN"/>
        </w:rPr>
        <w:t xml:space="preserve">; </w:t>
      </w:r>
      <w:r w:rsidR="00531834" w:rsidRPr="00FD1EAD">
        <w:rPr>
          <w:rFonts w:ascii="Times New Roman" w:hAnsi="Times New Roman" w:cs="Times New Roman"/>
          <w:spacing w:val="-4"/>
          <w:sz w:val="18"/>
          <w:szCs w:val="18"/>
          <w:lang w:eastAsia="zh-CN"/>
        </w:rPr>
        <w:t>many-core simulator;</w:t>
      </w:r>
      <w:r w:rsidR="001B42DD" w:rsidRPr="00FD1EAD">
        <w:rPr>
          <w:rFonts w:ascii="Times New Roman" w:hAnsi="Times New Roman" w:cs="Times New Roman"/>
          <w:spacing w:val="-4"/>
          <w:sz w:val="18"/>
          <w:szCs w:val="18"/>
          <w:lang w:eastAsia="zh-CN"/>
        </w:rPr>
        <w:t xml:space="preserve"> loop-up table; PDES; memory pool</w:t>
      </w:r>
    </w:p>
    <w:p w14:paraId="465E0066" w14:textId="77777777" w:rsidR="004F46C0" w:rsidRDefault="004F46C0" w:rsidP="0066424C">
      <w:pPr>
        <w:ind w:firstLine="360"/>
        <w:rPr>
          <w:rFonts w:ascii="宋体" w:eastAsia="宋体" w:hAnsi="宋体" w:cs="宋体"/>
          <w:sz w:val="20"/>
          <w:szCs w:val="20"/>
          <w:lang w:eastAsia="zh-CN"/>
        </w:rPr>
        <w:sectPr w:rsidR="004F46C0" w:rsidSect="003B7950">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40" w:right="1440" w:bottom="1440" w:left="1440" w:header="720" w:footer="720" w:gutter="0"/>
          <w:cols w:space="720"/>
          <w:titlePg/>
          <w:docGrid w:linePitch="360"/>
        </w:sectPr>
      </w:pPr>
    </w:p>
    <w:p w14:paraId="2539D307" w14:textId="07330018" w:rsidR="00473D35" w:rsidRPr="00F87F96" w:rsidRDefault="00F87F96" w:rsidP="00EC79A8">
      <w:pPr>
        <w:pStyle w:val="1"/>
        <w:numPr>
          <w:ilvl w:val="0"/>
          <w:numId w:val="3"/>
        </w:numPr>
        <w:rPr>
          <w:rFonts w:ascii="华文中宋" w:eastAsia="华文中宋" w:hAnsi="华文中宋"/>
          <w:b/>
          <w:color w:val="000000" w:themeColor="text1"/>
          <w:sz w:val="24"/>
          <w:szCs w:val="21"/>
          <w:lang w:eastAsia="zh-CN"/>
        </w:rPr>
      </w:pPr>
      <w:r w:rsidRPr="00F87F96">
        <w:rPr>
          <w:rFonts w:ascii="华文中宋" w:eastAsia="华文中宋" w:hAnsi="华文中宋" w:hint="eastAsia"/>
          <w:b/>
          <w:color w:val="000000" w:themeColor="text1"/>
          <w:sz w:val="24"/>
          <w:szCs w:val="21"/>
          <w:lang w:eastAsia="zh-CN"/>
        </w:rPr>
        <w:lastRenderedPageBreak/>
        <w:t>概</w:t>
      </w:r>
      <w:r w:rsidR="00311339">
        <w:rPr>
          <w:rFonts w:ascii="华文中宋" w:eastAsia="华文中宋" w:hAnsi="华文中宋"/>
          <w:b/>
          <w:color w:val="000000" w:themeColor="text1"/>
          <w:sz w:val="24"/>
          <w:szCs w:val="21"/>
          <w:lang w:eastAsia="zh-CN"/>
        </w:rPr>
        <w:t xml:space="preserve"> </w:t>
      </w:r>
      <w:r w:rsidRPr="00F87F96">
        <w:rPr>
          <w:rFonts w:ascii="华文中宋" w:eastAsia="华文中宋" w:hAnsi="华文中宋" w:hint="eastAsia"/>
          <w:b/>
          <w:color w:val="000000" w:themeColor="text1"/>
          <w:sz w:val="24"/>
          <w:szCs w:val="21"/>
          <w:lang w:eastAsia="zh-CN"/>
        </w:rPr>
        <w:t>述</w:t>
      </w:r>
    </w:p>
    <w:p w14:paraId="666DFDA0" w14:textId="09C504C3" w:rsidR="00D8456C" w:rsidRPr="00515380" w:rsidRDefault="005D3B79" w:rsidP="002327DA">
      <w:pPr>
        <w:spacing w:line="340" w:lineRule="atLeast"/>
        <w:ind w:firstLine="432"/>
        <w:jc w:val="both"/>
        <w:rPr>
          <w:rFonts w:ascii="华文中宋" w:eastAsia="华文中宋" w:hAnsi="华文中宋" w:cs="宋体"/>
          <w:sz w:val="21"/>
          <w:szCs w:val="21"/>
          <w:lang w:eastAsia="zh-CN"/>
        </w:rPr>
      </w:pPr>
      <w:r>
        <w:rPr>
          <w:rFonts w:ascii="华文中宋" w:eastAsia="华文中宋" w:hAnsi="华文中宋" w:cs="宋体" w:hint="eastAsia"/>
          <w:sz w:val="21"/>
          <w:szCs w:val="21"/>
          <w:lang w:eastAsia="zh-CN"/>
        </w:rPr>
        <w:t>云计算</w:t>
      </w:r>
      <w:r w:rsidR="00F5548E" w:rsidRPr="00515380">
        <w:rPr>
          <w:rFonts w:ascii="华文中宋" w:eastAsia="华文中宋" w:hAnsi="华文中宋" w:cs="宋体"/>
          <w:sz w:val="21"/>
          <w:szCs w:val="21"/>
          <w:lang w:eastAsia="zh-CN"/>
        </w:rPr>
        <w:t>与大数据处理等新兴应用</w:t>
      </w:r>
      <w:r w:rsidR="00111D22" w:rsidRPr="00515380">
        <w:rPr>
          <w:rFonts w:ascii="华文中宋" w:eastAsia="华文中宋" w:hAnsi="华文中宋" w:cs="宋体"/>
          <w:sz w:val="21"/>
          <w:szCs w:val="21"/>
          <w:lang w:eastAsia="zh-CN"/>
        </w:rPr>
        <w:t>正在迅猛发展并占据互联网市场的高点</w:t>
      </w:r>
      <w:r w:rsidR="00F5548E" w:rsidRPr="00515380">
        <w:rPr>
          <w:rFonts w:ascii="华文中宋" w:eastAsia="华文中宋" w:hAnsi="华文中宋" w:cs="宋体"/>
          <w:sz w:val="21"/>
          <w:szCs w:val="21"/>
          <w:lang w:eastAsia="zh-CN"/>
        </w:rPr>
        <w:t>。</w:t>
      </w:r>
      <w:r w:rsidR="00111D22" w:rsidRPr="00515380">
        <w:rPr>
          <w:rFonts w:ascii="华文中宋" w:eastAsia="华文中宋" w:hAnsi="华文中宋" w:cs="宋体" w:hint="eastAsia"/>
          <w:sz w:val="21"/>
          <w:szCs w:val="21"/>
          <w:lang w:eastAsia="zh-CN"/>
        </w:rPr>
        <w:t>目前</w:t>
      </w:r>
      <w:r w:rsidR="00111D22" w:rsidRPr="00515380">
        <w:rPr>
          <w:rFonts w:ascii="华文中宋" w:eastAsia="华文中宋" w:hAnsi="华文中宋" w:cs="宋体"/>
          <w:sz w:val="21"/>
          <w:szCs w:val="21"/>
          <w:lang w:eastAsia="zh-CN"/>
        </w:rPr>
        <w:t>已经建立的大型数据</w:t>
      </w:r>
      <w:r w:rsidR="00111D22" w:rsidRPr="00515380">
        <w:rPr>
          <w:rFonts w:ascii="华文中宋" w:eastAsia="华文中宋" w:hAnsi="华文中宋" w:cs="宋体" w:hint="eastAsia"/>
          <w:sz w:val="21"/>
          <w:szCs w:val="21"/>
          <w:lang w:eastAsia="zh-CN"/>
        </w:rPr>
        <w:t>中心</w:t>
      </w:r>
      <w:r w:rsidR="00AF337B" w:rsidRPr="00515380">
        <w:rPr>
          <w:rFonts w:ascii="华文中宋" w:eastAsia="华文中宋" w:hAnsi="华文中宋" w:cs="宋体"/>
          <w:sz w:val="21"/>
          <w:szCs w:val="21"/>
          <w:lang w:eastAsia="zh-CN"/>
        </w:rPr>
        <w:t>从规模上已经接近甚至超过了最大的高性能计算系统。传统的科学</w:t>
      </w:r>
      <w:r w:rsidR="00AF337B" w:rsidRPr="00515380">
        <w:rPr>
          <w:rFonts w:ascii="华文中宋" w:eastAsia="华文中宋" w:hAnsi="华文中宋" w:cs="宋体" w:hint="eastAsia"/>
          <w:sz w:val="21"/>
          <w:szCs w:val="21"/>
          <w:lang w:eastAsia="zh-CN"/>
        </w:rPr>
        <w:t>计算</w:t>
      </w:r>
      <w:r w:rsidR="00AF337B" w:rsidRPr="00515380">
        <w:rPr>
          <w:rFonts w:ascii="华文中宋" w:eastAsia="华文中宋" w:hAnsi="华文中宋" w:cs="宋体"/>
          <w:sz w:val="21"/>
          <w:szCs w:val="21"/>
          <w:lang w:eastAsia="zh-CN"/>
        </w:rPr>
        <w:t>具有</w:t>
      </w:r>
      <w:r w:rsidR="00111D22" w:rsidRPr="00515380">
        <w:rPr>
          <w:rFonts w:ascii="华文中宋" w:eastAsia="华文中宋" w:hAnsi="华文中宋" w:cs="宋体" w:hint="eastAsia"/>
          <w:sz w:val="21"/>
          <w:szCs w:val="21"/>
          <w:lang w:eastAsia="zh-CN"/>
        </w:rPr>
        <w:t>任务单一</w:t>
      </w:r>
      <w:r w:rsidR="00111D22" w:rsidRPr="00515380">
        <w:rPr>
          <w:rFonts w:ascii="华文中宋" w:eastAsia="华文中宋" w:hAnsi="华文中宋" w:cs="宋体"/>
          <w:sz w:val="21"/>
          <w:szCs w:val="21"/>
          <w:lang w:eastAsia="zh-CN"/>
        </w:rPr>
        <w:t>、</w:t>
      </w:r>
      <w:r w:rsidR="00AF337B" w:rsidRPr="00515380">
        <w:rPr>
          <w:rFonts w:ascii="华文中宋" w:eastAsia="华文中宋" w:hAnsi="华文中宋" w:cs="宋体" w:hint="eastAsia"/>
          <w:sz w:val="21"/>
          <w:szCs w:val="21"/>
          <w:lang w:eastAsia="zh-CN"/>
        </w:rPr>
        <w:t>负载类型</w:t>
      </w:r>
      <w:r w:rsidR="00AF337B" w:rsidRPr="00515380">
        <w:rPr>
          <w:rFonts w:ascii="华文中宋" w:eastAsia="华文中宋" w:hAnsi="华文中宋" w:cs="宋体"/>
          <w:sz w:val="21"/>
          <w:szCs w:val="21"/>
          <w:lang w:eastAsia="zh-CN"/>
        </w:rPr>
        <w:t>稳定</w:t>
      </w:r>
      <w:r w:rsidR="00111D22" w:rsidRPr="00515380">
        <w:rPr>
          <w:rFonts w:ascii="华文中宋" w:eastAsia="华文中宋" w:hAnsi="华文中宋" w:cs="宋体"/>
          <w:sz w:val="21"/>
          <w:szCs w:val="21"/>
          <w:lang w:eastAsia="zh-CN"/>
        </w:rPr>
        <w:t>、</w:t>
      </w:r>
      <w:r w:rsidR="00111D22" w:rsidRPr="00515380">
        <w:rPr>
          <w:rFonts w:ascii="华文中宋" w:eastAsia="华文中宋" w:hAnsi="华文中宋" w:cs="宋体" w:hint="eastAsia"/>
          <w:sz w:val="21"/>
          <w:szCs w:val="21"/>
          <w:lang w:eastAsia="zh-CN"/>
        </w:rPr>
        <w:t>单个</w:t>
      </w:r>
      <w:r w:rsidR="00AF337B" w:rsidRPr="00515380">
        <w:rPr>
          <w:rFonts w:ascii="华文中宋" w:eastAsia="华文中宋" w:hAnsi="华文中宋" w:cs="宋体"/>
          <w:sz w:val="21"/>
          <w:szCs w:val="21"/>
          <w:lang w:eastAsia="zh-CN"/>
        </w:rPr>
        <w:t>任务计算量大且计算局部性好的特点。</w:t>
      </w:r>
      <w:r w:rsidR="00AF337B" w:rsidRPr="00515380">
        <w:rPr>
          <w:rFonts w:ascii="华文中宋" w:eastAsia="华文中宋" w:hAnsi="华文中宋" w:cs="宋体" w:hint="eastAsia"/>
          <w:sz w:val="21"/>
          <w:szCs w:val="21"/>
          <w:lang w:eastAsia="zh-CN"/>
        </w:rPr>
        <w:t>与此</w:t>
      </w:r>
      <w:r w:rsidR="00AF337B" w:rsidRPr="00515380">
        <w:rPr>
          <w:rFonts w:ascii="华文中宋" w:eastAsia="华文中宋" w:hAnsi="华文中宋" w:cs="宋体"/>
          <w:sz w:val="21"/>
          <w:szCs w:val="21"/>
          <w:lang w:eastAsia="zh-CN"/>
        </w:rPr>
        <w:t>不同，</w:t>
      </w:r>
      <w:r w:rsidR="00111D22" w:rsidRPr="00515380">
        <w:rPr>
          <w:rFonts w:ascii="华文中宋" w:eastAsia="华文中宋" w:hAnsi="华文中宋" w:cs="宋体" w:hint="eastAsia"/>
          <w:sz w:val="21"/>
          <w:szCs w:val="21"/>
          <w:lang w:eastAsia="zh-CN"/>
        </w:rPr>
        <w:t>新兴</w:t>
      </w:r>
      <w:r w:rsidR="00111D22" w:rsidRPr="00515380">
        <w:rPr>
          <w:rFonts w:ascii="华文中宋" w:eastAsia="华文中宋" w:hAnsi="华文中宋" w:cs="宋体"/>
          <w:sz w:val="21"/>
          <w:szCs w:val="21"/>
          <w:lang w:eastAsia="zh-CN"/>
        </w:rPr>
        <w:t>的</w:t>
      </w:r>
      <w:r w:rsidR="00DC183B" w:rsidRPr="00515380">
        <w:rPr>
          <w:rFonts w:ascii="华文中宋" w:eastAsia="华文中宋" w:hAnsi="华文中宋" w:cs="宋体"/>
          <w:sz w:val="21"/>
          <w:szCs w:val="21"/>
          <w:lang w:eastAsia="zh-CN"/>
        </w:rPr>
        <w:t>数据中心应用主要面向互联网和物联网的服务，</w:t>
      </w:r>
      <w:r w:rsidR="00DC183B" w:rsidRPr="00515380">
        <w:rPr>
          <w:rFonts w:ascii="华文中宋" w:eastAsia="华文中宋" w:hAnsi="华文中宋" w:cs="宋体" w:hint="eastAsia"/>
          <w:sz w:val="21"/>
          <w:szCs w:val="21"/>
          <w:lang w:eastAsia="zh-CN"/>
        </w:rPr>
        <w:t>其特点是</w:t>
      </w:r>
      <w:r w:rsidR="00DC183B" w:rsidRPr="00515380">
        <w:rPr>
          <w:rFonts w:ascii="华文中宋" w:eastAsia="华文中宋" w:hAnsi="华文中宋" w:cs="宋体"/>
          <w:sz w:val="21"/>
          <w:szCs w:val="21"/>
          <w:lang w:eastAsia="zh-CN"/>
        </w:rPr>
        <w:t>任务多样，</w:t>
      </w:r>
      <w:r w:rsidR="00DC183B" w:rsidRPr="00515380">
        <w:rPr>
          <w:rFonts w:ascii="华文中宋" w:eastAsia="华文中宋" w:hAnsi="华文中宋" w:cs="宋体" w:hint="eastAsia"/>
          <w:sz w:val="21"/>
          <w:szCs w:val="21"/>
          <w:lang w:eastAsia="zh-CN"/>
        </w:rPr>
        <w:t>负载</w:t>
      </w:r>
      <w:r w:rsidR="00DC183B" w:rsidRPr="00515380">
        <w:rPr>
          <w:rFonts w:ascii="华文中宋" w:eastAsia="华文中宋" w:hAnsi="华文中宋" w:cs="宋体"/>
          <w:sz w:val="21"/>
          <w:szCs w:val="21"/>
          <w:lang w:eastAsia="zh-CN"/>
        </w:rPr>
        <w:t>变化频繁，单个任务计算量不大，</w:t>
      </w:r>
      <w:r w:rsidR="00DC183B" w:rsidRPr="00515380">
        <w:rPr>
          <w:rFonts w:ascii="华文中宋" w:eastAsia="华文中宋" w:hAnsi="华文中宋" w:cs="宋体" w:hint="eastAsia"/>
          <w:sz w:val="21"/>
          <w:szCs w:val="21"/>
          <w:lang w:eastAsia="zh-CN"/>
        </w:rPr>
        <w:t>但</w:t>
      </w:r>
      <w:r w:rsidR="00DC183B" w:rsidRPr="00515380">
        <w:rPr>
          <w:rFonts w:ascii="华文中宋" w:eastAsia="华文中宋" w:hAnsi="华文中宋" w:cs="宋体"/>
          <w:sz w:val="21"/>
          <w:szCs w:val="21"/>
          <w:lang w:eastAsia="zh-CN"/>
        </w:rPr>
        <w:t>任务的数量及数据规模巨大</w:t>
      </w:r>
      <w:ins w:id="46" w:author="Shawn" w:date="2016-03-22T20:24:00Z">
        <w:r w:rsidR="008D2C6B">
          <w:rPr>
            <w:rFonts w:ascii="华文中宋" w:eastAsia="华文中宋" w:hAnsi="华文中宋" w:cs="宋体" w:hint="eastAsia"/>
            <w:sz w:val="21"/>
            <w:szCs w:val="21"/>
            <w:lang w:eastAsia="zh-CN"/>
          </w:rPr>
          <w:t>，</w:t>
        </w:r>
      </w:ins>
      <w:ins w:id="47" w:author="Shawn" w:date="2016-03-22T20:25:00Z">
        <w:r w:rsidR="003E0BF9">
          <w:rPr>
            <w:rFonts w:ascii="华文中宋" w:eastAsia="华文中宋" w:hAnsi="华文中宋" w:cs="宋体" w:hint="eastAsia"/>
            <w:sz w:val="21"/>
            <w:szCs w:val="21"/>
            <w:lang w:eastAsia="zh-CN"/>
          </w:rPr>
          <w:t>性能衡量指标主要关注的是</w:t>
        </w:r>
        <w:r w:rsidR="008D2C6B">
          <w:rPr>
            <w:rFonts w:ascii="华文中宋" w:eastAsia="华文中宋" w:hAnsi="华文中宋" w:cs="宋体" w:hint="eastAsia"/>
            <w:sz w:val="21"/>
            <w:szCs w:val="21"/>
            <w:lang w:eastAsia="zh-CN"/>
          </w:rPr>
          <w:t>系统的整体吞吐量，</w:t>
        </w:r>
        <w:r w:rsidR="003E0BF9">
          <w:rPr>
            <w:rFonts w:ascii="华文中宋" w:eastAsia="华文中宋" w:hAnsi="华文中宋" w:cs="宋体" w:hint="eastAsia"/>
            <w:sz w:val="21"/>
            <w:szCs w:val="21"/>
            <w:lang w:eastAsia="zh-CN"/>
          </w:rPr>
          <w:t>这</w:t>
        </w:r>
      </w:ins>
      <w:ins w:id="48" w:author="Shawn" w:date="2016-03-22T20:24:00Z">
        <w:r w:rsidR="008D2C6B">
          <w:rPr>
            <w:rFonts w:ascii="华文中宋" w:eastAsia="华文中宋" w:hAnsi="华文中宋" w:cs="宋体" w:hint="eastAsia"/>
            <w:sz w:val="21"/>
            <w:szCs w:val="21"/>
            <w:lang w:eastAsia="zh-CN"/>
          </w:rPr>
          <w:t>类</w:t>
        </w:r>
      </w:ins>
      <w:ins w:id="49" w:author="Shawn" w:date="2016-03-22T20:25:00Z">
        <w:r w:rsidR="003E0BF9">
          <w:rPr>
            <w:rFonts w:ascii="华文中宋" w:eastAsia="华文中宋" w:hAnsi="华文中宋" w:cs="宋体" w:hint="eastAsia"/>
            <w:sz w:val="21"/>
            <w:szCs w:val="21"/>
            <w:lang w:eastAsia="zh-CN"/>
          </w:rPr>
          <w:t>应用我们</w:t>
        </w:r>
      </w:ins>
      <w:ins w:id="50" w:author="Shawn" w:date="2016-03-22T20:24:00Z">
        <w:r w:rsidR="008D2C6B">
          <w:rPr>
            <w:rFonts w:ascii="华文中宋" w:eastAsia="华文中宋" w:hAnsi="华文中宋" w:cs="宋体" w:hint="eastAsia"/>
            <w:sz w:val="21"/>
            <w:szCs w:val="21"/>
            <w:lang w:eastAsia="zh-CN"/>
          </w:rPr>
          <w:t>称</w:t>
        </w:r>
      </w:ins>
      <w:ins w:id="51" w:author="Shawn" w:date="2016-03-22T20:25:00Z">
        <w:r w:rsidR="003E0BF9">
          <w:rPr>
            <w:rFonts w:ascii="华文中宋" w:eastAsia="华文中宋" w:hAnsi="华文中宋" w:cs="宋体" w:hint="eastAsia"/>
            <w:sz w:val="21"/>
            <w:szCs w:val="21"/>
            <w:lang w:eastAsia="zh-CN"/>
          </w:rPr>
          <w:t>之</w:t>
        </w:r>
      </w:ins>
      <w:ins w:id="52" w:author="Shawn" w:date="2016-03-22T20:24:00Z">
        <w:r w:rsidR="008D2C6B">
          <w:rPr>
            <w:rFonts w:ascii="华文中宋" w:eastAsia="华文中宋" w:hAnsi="华文中宋" w:cs="宋体" w:hint="eastAsia"/>
            <w:sz w:val="21"/>
            <w:szCs w:val="21"/>
            <w:lang w:eastAsia="zh-CN"/>
          </w:rPr>
          <w:t>为</w:t>
        </w:r>
        <w:commentRangeStart w:id="53"/>
        <w:r w:rsidR="008D2C6B">
          <w:rPr>
            <w:rFonts w:ascii="华文中宋" w:eastAsia="华文中宋" w:hAnsi="华文中宋" w:cs="宋体" w:hint="eastAsia"/>
            <w:sz w:val="21"/>
            <w:szCs w:val="21"/>
            <w:lang w:eastAsia="zh-CN"/>
          </w:rPr>
          <w:t>高通量应用</w:t>
        </w:r>
      </w:ins>
      <w:commentRangeEnd w:id="53"/>
      <w:ins w:id="54" w:author="Shawn" w:date="2016-03-22T20:26:00Z">
        <w:r w:rsidR="00FB3B2C">
          <w:rPr>
            <w:rStyle w:val="a7"/>
          </w:rPr>
          <w:commentReference w:id="53"/>
        </w:r>
      </w:ins>
      <w:r w:rsidR="00DC183B" w:rsidRPr="00515380">
        <w:rPr>
          <w:rFonts w:ascii="华文中宋" w:eastAsia="华文中宋" w:hAnsi="华文中宋" w:cs="宋体"/>
          <w:sz w:val="21"/>
          <w:szCs w:val="21"/>
          <w:lang w:eastAsia="zh-CN"/>
        </w:rPr>
        <w:t>。</w:t>
      </w:r>
      <w:r w:rsidR="00620EAC" w:rsidRPr="00515380">
        <w:rPr>
          <w:rFonts w:ascii="华文中宋" w:eastAsia="华文中宋" w:hAnsi="华文中宋" w:cs="宋体"/>
          <w:sz w:val="21"/>
          <w:szCs w:val="21"/>
          <w:lang w:eastAsia="zh-CN"/>
        </w:rPr>
        <w:t>相应的，</w:t>
      </w:r>
      <w:r w:rsidR="0070604E" w:rsidRPr="00515380">
        <w:rPr>
          <w:rFonts w:ascii="华文中宋" w:eastAsia="华文中宋" w:hAnsi="华文中宋" w:cs="宋体"/>
          <w:sz w:val="21"/>
          <w:szCs w:val="21"/>
          <w:lang w:eastAsia="zh-CN"/>
        </w:rPr>
        <w:t>区别于高性能计算缩短单个并行计算任务</w:t>
      </w:r>
      <w:r w:rsidR="0070604E" w:rsidRPr="00515380">
        <w:rPr>
          <w:rFonts w:ascii="华文中宋" w:eastAsia="华文中宋" w:hAnsi="华文中宋" w:cs="宋体" w:hint="eastAsia"/>
          <w:sz w:val="21"/>
          <w:szCs w:val="21"/>
          <w:lang w:eastAsia="zh-CN"/>
        </w:rPr>
        <w:t>运行时间</w:t>
      </w:r>
      <w:r w:rsidR="0070604E" w:rsidRPr="00515380">
        <w:rPr>
          <w:rFonts w:ascii="华文中宋" w:eastAsia="华文中宋" w:hAnsi="华文中宋" w:cs="宋体"/>
          <w:sz w:val="21"/>
          <w:szCs w:val="21"/>
          <w:lang w:eastAsia="zh-CN"/>
        </w:rPr>
        <w:t>的研制目标，</w:t>
      </w:r>
      <w:r w:rsidR="00620EAC" w:rsidRPr="00515380">
        <w:rPr>
          <w:rFonts w:ascii="华文中宋" w:eastAsia="华文中宋" w:hAnsi="华文中宋" w:cs="宋体" w:hint="eastAsia"/>
          <w:sz w:val="21"/>
          <w:szCs w:val="21"/>
          <w:lang w:eastAsia="zh-CN"/>
        </w:rPr>
        <w:t>数据</w:t>
      </w:r>
      <w:r w:rsidR="00620EAC" w:rsidRPr="00515380">
        <w:rPr>
          <w:rFonts w:ascii="华文中宋" w:eastAsia="华文中宋" w:hAnsi="华文中宋" w:cs="宋体"/>
          <w:sz w:val="21"/>
          <w:szCs w:val="21"/>
          <w:lang w:eastAsia="zh-CN"/>
        </w:rPr>
        <w:t>中心类应用系统的目标</w:t>
      </w:r>
      <w:r w:rsidR="0070604E" w:rsidRPr="00515380">
        <w:rPr>
          <w:rFonts w:ascii="华文中宋" w:eastAsia="华文中宋" w:hAnsi="华文中宋" w:cs="宋体"/>
          <w:sz w:val="21"/>
          <w:szCs w:val="21"/>
          <w:lang w:eastAsia="zh-CN"/>
        </w:rPr>
        <w:t>则</w:t>
      </w:r>
      <w:r w:rsidR="00620EAC" w:rsidRPr="00515380">
        <w:rPr>
          <w:rFonts w:ascii="华文中宋" w:eastAsia="华文中宋" w:hAnsi="华文中宋" w:cs="宋体"/>
          <w:sz w:val="21"/>
          <w:szCs w:val="21"/>
          <w:lang w:eastAsia="zh-CN"/>
        </w:rPr>
        <w:t>是</w:t>
      </w:r>
      <w:r w:rsidR="0070604E" w:rsidRPr="00515380">
        <w:rPr>
          <w:rFonts w:ascii="华文中宋" w:eastAsia="华文中宋" w:hAnsi="华文中宋" w:cs="宋体"/>
          <w:sz w:val="21"/>
          <w:szCs w:val="21"/>
          <w:lang w:eastAsia="zh-CN"/>
        </w:rPr>
        <w:t>要</w:t>
      </w:r>
      <w:r w:rsidR="00620EAC" w:rsidRPr="00515380">
        <w:rPr>
          <w:rFonts w:ascii="华文中宋" w:eastAsia="华文中宋" w:hAnsi="华文中宋" w:cs="宋体"/>
          <w:sz w:val="21"/>
          <w:szCs w:val="21"/>
          <w:lang w:eastAsia="zh-CN"/>
        </w:rPr>
        <w:t>提高单位时间内处理并发请求的数目</w:t>
      </w:r>
      <w:r w:rsidR="00940BE8" w:rsidRPr="004A30FB">
        <w:rPr>
          <w:rFonts w:ascii="Times New Roman" w:eastAsia="华文中宋" w:hAnsi="Times New Roman" w:cs="Times New Roman"/>
          <w:sz w:val="21"/>
          <w:szCs w:val="21"/>
          <w:lang w:eastAsia="zh-CN"/>
        </w:rPr>
        <w:fldChar w:fldCharType="begin"/>
      </w:r>
      <w:r w:rsidR="00940BE8" w:rsidRPr="004A30FB">
        <w:rPr>
          <w:rFonts w:ascii="Times New Roman" w:eastAsia="华文中宋" w:hAnsi="Times New Roman" w:cs="Times New Roman"/>
          <w:sz w:val="21"/>
          <w:szCs w:val="21"/>
          <w:lang w:eastAsia="zh-CN"/>
        </w:rPr>
        <w:instrText xml:space="preserve"> REF _Ref397330017 \r \h </w:instrText>
      </w:r>
      <w:r w:rsidR="00515380" w:rsidRPr="004A30FB">
        <w:rPr>
          <w:rFonts w:ascii="Times New Roman" w:eastAsia="华文中宋" w:hAnsi="Times New Roman" w:cs="Times New Roman"/>
          <w:sz w:val="21"/>
          <w:szCs w:val="21"/>
          <w:lang w:eastAsia="zh-CN"/>
        </w:rPr>
        <w:instrText xml:space="preserve"> \* MERGEFORMAT </w:instrText>
      </w:r>
      <w:r w:rsidR="00940BE8" w:rsidRPr="004A30FB">
        <w:rPr>
          <w:rFonts w:ascii="Times New Roman" w:eastAsia="华文中宋" w:hAnsi="Times New Roman" w:cs="Times New Roman"/>
          <w:sz w:val="21"/>
          <w:szCs w:val="21"/>
          <w:lang w:eastAsia="zh-CN"/>
        </w:rPr>
      </w:r>
      <w:r w:rsidR="00940BE8" w:rsidRPr="004A30FB">
        <w:rPr>
          <w:rFonts w:ascii="Times New Roman" w:eastAsia="华文中宋" w:hAnsi="Times New Roman" w:cs="Times New Roman"/>
          <w:sz w:val="21"/>
          <w:szCs w:val="21"/>
          <w:lang w:eastAsia="zh-CN"/>
        </w:rPr>
        <w:fldChar w:fldCharType="separate"/>
      </w:r>
      <w:r w:rsidR="00710AA6">
        <w:rPr>
          <w:rFonts w:ascii="Times New Roman" w:eastAsia="华文中宋" w:hAnsi="Times New Roman" w:cs="Times New Roman"/>
          <w:sz w:val="21"/>
          <w:szCs w:val="21"/>
          <w:lang w:eastAsia="zh-CN"/>
        </w:rPr>
        <w:t>[1]</w:t>
      </w:r>
      <w:r w:rsidR="00940BE8" w:rsidRPr="004A30FB">
        <w:rPr>
          <w:rFonts w:ascii="Times New Roman" w:eastAsia="华文中宋" w:hAnsi="Times New Roman" w:cs="Times New Roman"/>
          <w:sz w:val="21"/>
          <w:szCs w:val="21"/>
          <w:lang w:eastAsia="zh-CN"/>
        </w:rPr>
        <w:fldChar w:fldCharType="end"/>
      </w:r>
      <w:r w:rsidR="00940BE8" w:rsidRPr="004A30FB">
        <w:rPr>
          <w:rFonts w:ascii="Times New Roman" w:eastAsia="华文中宋" w:hAnsi="Times New Roman" w:cs="Times New Roman"/>
          <w:sz w:val="21"/>
          <w:szCs w:val="21"/>
          <w:lang w:eastAsia="zh-CN"/>
        </w:rPr>
        <w:fldChar w:fldCharType="begin"/>
      </w:r>
      <w:r w:rsidR="00940BE8" w:rsidRPr="004A30FB">
        <w:rPr>
          <w:rFonts w:ascii="Times New Roman" w:eastAsia="华文中宋" w:hAnsi="Times New Roman" w:cs="Times New Roman"/>
          <w:sz w:val="21"/>
          <w:szCs w:val="21"/>
          <w:lang w:eastAsia="zh-CN"/>
        </w:rPr>
        <w:instrText xml:space="preserve"> REF _Ref444346337 \r \h </w:instrText>
      </w:r>
      <w:r w:rsidR="00515380" w:rsidRPr="004A30FB">
        <w:rPr>
          <w:rFonts w:ascii="Times New Roman" w:eastAsia="华文中宋" w:hAnsi="Times New Roman" w:cs="Times New Roman"/>
          <w:sz w:val="21"/>
          <w:szCs w:val="21"/>
          <w:lang w:eastAsia="zh-CN"/>
        </w:rPr>
        <w:instrText xml:space="preserve"> \* MERGEFORMAT </w:instrText>
      </w:r>
      <w:r w:rsidR="00940BE8" w:rsidRPr="004A30FB">
        <w:rPr>
          <w:rFonts w:ascii="Times New Roman" w:eastAsia="华文中宋" w:hAnsi="Times New Roman" w:cs="Times New Roman"/>
          <w:sz w:val="21"/>
          <w:szCs w:val="21"/>
          <w:lang w:eastAsia="zh-CN"/>
        </w:rPr>
      </w:r>
      <w:r w:rsidR="00940BE8" w:rsidRPr="004A30FB">
        <w:rPr>
          <w:rFonts w:ascii="Times New Roman" w:eastAsia="华文中宋" w:hAnsi="Times New Roman" w:cs="Times New Roman"/>
          <w:sz w:val="21"/>
          <w:szCs w:val="21"/>
          <w:lang w:eastAsia="zh-CN"/>
        </w:rPr>
        <w:fldChar w:fldCharType="separate"/>
      </w:r>
      <w:r w:rsidR="00710AA6">
        <w:rPr>
          <w:rFonts w:ascii="Times New Roman" w:eastAsia="华文中宋" w:hAnsi="Times New Roman" w:cs="Times New Roman"/>
          <w:sz w:val="21"/>
          <w:szCs w:val="21"/>
          <w:lang w:eastAsia="zh-CN"/>
        </w:rPr>
        <w:t>[2]</w:t>
      </w:r>
      <w:r w:rsidR="00940BE8" w:rsidRPr="004A30FB">
        <w:rPr>
          <w:rFonts w:ascii="Times New Roman" w:eastAsia="华文中宋" w:hAnsi="Times New Roman" w:cs="Times New Roman"/>
          <w:sz w:val="21"/>
          <w:szCs w:val="21"/>
          <w:lang w:eastAsia="zh-CN"/>
        </w:rPr>
        <w:fldChar w:fldCharType="end"/>
      </w:r>
      <w:r w:rsidR="00620EAC" w:rsidRPr="00515380">
        <w:rPr>
          <w:rFonts w:ascii="华文中宋" w:eastAsia="华文中宋" w:hAnsi="华文中宋" w:cs="宋体"/>
          <w:sz w:val="21"/>
          <w:szCs w:val="21"/>
          <w:lang w:eastAsia="zh-CN"/>
        </w:rPr>
        <w:t>。</w:t>
      </w:r>
      <w:r w:rsidR="008734A6" w:rsidRPr="00515380">
        <w:rPr>
          <w:rFonts w:ascii="华文中宋" w:eastAsia="华文中宋" w:hAnsi="华文中宋" w:cs="宋体" w:hint="eastAsia"/>
          <w:sz w:val="21"/>
          <w:szCs w:val="21"/>
          <w:lang w:eastAsia="zh-CN"/>
        </w:rPr>
        <w:t>但是</w:t>
      </w:r>
      <w:r w:rsidR="008734A6" w:rsidRPr="00515380">
        <w:rPr>
          <w:rFonts w:ascii="华文中宋" w:eastAsia="华文中宋" w:hAnsi="华文中宋" w:cs="宋体"/>
          <w:sz w:val="21"/>
          <w:szCs w:val="21"/>
          <w:lang w:eastAsia="zh-CN"/>
        </w:rPr>
        <w:t>到</w:t>
      </w:r>
      <w:r w:rsidR="009F2026" w:rsidRPr="00515380">
        <w:rPr>
          <w:rFonts w:ascii="华文中宋" w:eastAsia="华文中宋" w:hAnsi="华文中宋" w:cs="宋体"/>
          <w:sz w:val="21"/>
          <w:szCs w:val="21"/>
          <w:lang w:eastAsia="zh-CN"/>
        </w:rPr>
        <w:t>目前还没有设计出成熟的</w:t>
      </w:r>
      <w:r w:rsidR="0038042A" w:rsidRPr="00515380">
        <w:rPr>
          <w:rFonts w:ascii="华文中宋" w:eastAsia="华文中宋" w:hAnsi="华文中宋" w:cs="宋体"/>
          <w:sz w:val="21"/>
          <w:szCs w:val="21"/>
          <w:lang w:eastAsia="zh-CN"/>
        </w:rPr>
        <w:t>面向高通量计算的计算机系统</w:t>
      </w:r>
      <w:r w:rsidR="0094035C" w:rsidRPr="004A30FB">
        <w:rPr>
          <w:rFonts w:ascii="Times New Roman" w:eastAsia="华文中宋" w:hAnsi="Times New Roman" w:cs="Times New Roman"/>
          <w:sz w:val="21"/>
          <w:szCs w:val="21"/>
          <w:lang w:eastAsia="zh-CN"/>
        </w:rPr>
        <w:fldChar w:fldCharType="begin"/>
      </w:r>
      <w:r w:rsidR="0094035C" w:rsidRPr="004A30FB">
        <w:rPr>
          <w:rFonts w:ascii="Times New Roman" w:eastAsia="华文中宋" w:hAnsi="Times New Roman" w:cs="Times New Roman"/>
          <w:sz w:val="21"/>
          <w:szCs w:val="21"/>
          <w:lang w:eastAsia="zh-CN"/>
        </w:rPr>
        <w:instrText xml:space="preserve"> REF _Ref403545313 \r \h </w:instrText>
      </w:r>
      <w:r w:rsidR="00515380" w:rsidRPr="004A30FB">
        <w:rPr>
          <w:rFonts w:ascii="Times New Roman" w:eastAsia="华文中宋" w:hAnsi="Times New Roman" w:cs="Times New Roman"/>
          <w:sz w:val="21"/>
          <w:szCs w:val="21"/>
          <w:lang w:eastAsia="zh-CN"/>
        </w:rPr>
        <w:instrText xml:space="preserve"> \* MERGEFORMAT </w:instrText>
      </w:r>
      <w:r w:rsidR="0094035C" w:rsidRPr="004A30FB">
        <w:rPr>
          <w:rFonts w:ascii="Times New Roman" w:eastAsia="华文中宋" w:hAnsi="Times New Roman" w:cs="Times New Roman"/>
          <w:sz w:val="21"/>
          <w:szCs w:val="21"/>
          <w:lang w:eastAsia="zh-CN"/>
        </w:rPr>
      </w:r>
      <w:r w:rsidR="0094035C" w:rsidRPr="004A30FB">
        <w:rPr>
          <w:rFonts w:ascii="Times New Roman" w:eastAsia="华文中宋" w:hAnsi="Times New Roman" w:cs="Times New Roman"/>
          <w:sz w:val="21"/>
          <w:szCs w:val="21"/>
          <w:lang w:eastAsia="zh-CN"/>
        </w:rPr>
        <w:fldChar w:fldCharType="separate"/>
      </w:r>
      <w:r w:rsidR="00710AA6">
        <w:rPr>
          <w:rFonts w:ascii="Times New Roman" w:eastAsia="华文中宋" w:hAnsi="Times New Roman" w:cs="Times New Roman"/>
          <w:sz w:val="21"/>
          <w:szCs w:val="21"/>
          <w:lang w:eastAsia="zh-CN"/>
        </w:rPr>
        <w:t>[3]</w:t>
      </w:r>
      <w:r w:rsidR="0094035C" w:rsidRPr="004A30FB">
        <w:rPr>
          <w:rFonts w:ascii="Times New Roman" w:eastAsia="华文中宋" w:hAnsi="Times New Roman" w:cs="Times New Roman"/>
          <w:sz w:val="21"/>
          <w:szCs w:val="21"/>
          <w:lang w:eastAsia="zh-CN"/>
        </w:rPr>
        <w:fldChar w:fldCharType="end"/>
      </w:r>
      <w:r w:rsidR="008734A6" w:rsidRPr="004A30FB">
        <w:rPr>
          <w:rFonts w:ascii="Times New Roman" w:eastAsia="华文中宋" w:hAnsi="Times New Roman" w:cs="Times New Roman"/>
          <w:sz w:val="21"/>
          <w:szCs w:val="21"/>
          <w:lang w:eastAsia="zh-CN"/>
        </w:rPr>
        <w:t>。</w:t>
      </w:r>
    </w:p>
    <w:p w14:paraId="50F992F1" w14:textId="33177AAD" w:rsidR="00C1514E" w:rsidRPr="00515380" w:rsidRDefault="00E326DF" w:rsidP="002327DA">
      <w:pPr>
        <w:spacing w:line="340" w:lineRule="atLeast"/>
        <w:ind w:firstLine="432"/>
        <w:jc w:val="both"/>
        <w:rPr>
          <w:rFonts w:ascii="华文中宋" w:eastAsia="华文中宋" w:hAnsi="华文中宋" w:cs="宋体"/>
          <w:sz w:val="21"/>
          <w:szCs w:val="21"/>
          <w:lang w:eastAsia="zh-CN"/>
        </w:rPr>
      </w:pPr>
      <w:r w:rsidRPr="00515380">
        <w:rPr>
          <w:rFonts w:ascii="华文中宋" w:eastAsia="华文中宋" w:hAnsi="华文中宋" w:cs="宋体" w:hint="eastAsia"/>
          <w:sz w:val="21"/>
          <w:szCs w:val="21"/>
          <w:lang w:eastAsia="zh-CN"/>
        </w:rPr>
        <w:t>作为体系结构</w:t>
      </w:r>
      <w:r w:rsidRPr="00515380">
        <w:rPr>
          <w:rFonts w:ascii="华文中宋" w:eastAsia="华文中宋" w:hAnsi="华文中宋" w:cs="宋体"/>
          <w:sz w:val="21"/>
          <w:szCs w:val="21"/>
          <w:lang w:eastAsia="zh-CN"/>
        </w:rPr>
        <w:t>研究中</w:t>
      </w:r>
      <w:r w:rsidRPr="00515380">
        <w:rPr>
          <w:rFonts w:ascii="华文中宋" w:eastAsia="华文中宋" w:hAnsi="华文中宋" w:cs="宋体" w:hint="eastAsia"/>
          <w:sz w:val="21"/>
          <w:szCs w:val="21"/>
          <w:lang w:eastAsia="zh-CN"/>
        </w:rPr>
        <w:t>的</w:t>
      </w:r>
      <w:r w:rsidRPr="00515380">
        <w:rPr>
          <w:rFonts w:ascii="华文中宋" w:eastAsia="华文中宋" w:hAnsi="华文中宋" w:cs="宋体"/>
          <w:sz w:val="21"/>
          <w:szCs w:val="21"/>
          <w:lang w:eastAsia="zh-CN"/>
        </w:rPr>
        <w:t>主要工具</w:t>
      </w:r>
      <w:r w:rsidR="00381D16" w:rsidRPr="00515380">
        <w:rPr>
          <w:rFonts w:ascii="华文中宋" w:eastAsia="华文中宋" w:hAnsi="华文中宋" w:cs="宋体"/>
          <w:sz w:val="21"/>
          <w:szCs w:val="21"/>
          <w:lang w:eastAsia="zh-CN"/>
        </w:rPr>
        <w:t>，</w:t>
      </w:r>
      <w:r w:rsidR="00092C0C" w:rsidRPr="00515380">
        <w:rPr>
          <w:rFonts w:ascii="华文中宋" w:eastAsia="华文中宋" w:hAnsi="华文中宋" w:cs="宋体"/>
          <w:sz w:val="21"/>
          <w:szCs w:val="21"/>
          <w:lang w:eastAsia="zh-CN"/>
        </w:rPr>
        <w:t>高通量计算机系统的研究</w:t>
      </w:r>
      <w:ins w:id="55" w:author="Shawn" w:date="2016-03-22T20:23:00Z">
        <w:r w:rsidR="008D2C6B">
          <w:rPr>
            <w:rFonts w:ascii="华文中宋" w:eastAsia="华文中宋" w:hAnsi="华文中宋" w:cs="宋体" w:hint="eastAsia"/>
            <w:sz w:val="21"/>
            <w:szCs w:val="21"/>
            <w:lang w:eastAsia="zh-CN"/>
          </w:rPr>
          <w:t>也往往先基于</w:t>
        </w:r>
      </w:ins>
      <w:del w:id="56" w:author="Shawn" w:date="2016-03-22T20:23:00Z">
        <w:r w:rsidR="00092C0C" w:rsidRPr="00515380" w:rsidDel="008D2C6B">
          <w:rPr>
            <w:rFonts w:ascii="华文中宋" w:eastAsia="华文中宋" w:hAnsi="华文中宋" w:cs="宋体"/>
            <w:sz w:val="21"/>
            <w:szCs w:val="21"/>
            <w:lang w:eastAsia="zh-CN"/>
          </w:rPr>
          <w:delText>必须借助于</w:delText>
        </w:r>
      </w:del>
      <w:r w:rsidR="00092C0C" w:rsidRPr="00515380">
        <w:rPr>
          <w:rFonts w:ascii="华文中宋" w:eastAsia="华文中宋" w:hAnsi="华文中宋" w:cs="宋体"/>
          <w:sz w:val="21"/>
          <w:szCs w:val="21"/>
          <w:lang w:eastAsia="zh-CN"/>
        </w:rPr>
        <w:t>模拟器</w:t>
      </w:r>
      <w:ins w:id="57" w:author="Shawn" w:date="2016-03-22T20:23:00Z">
        <w:r w:rsidR="008D2C6B">
          <w:rPr>
            <w:rFonts w:ascii="华文中宋" w:eastAsia="华文中宋" w:hAnsi="华文中宋" w:cs="宋体" w:hint="eastAsia"/>
            <w:sz w:val="21"/>
            <w:szCs w:val="21"/>
            <w:lang w:eastAsia="zh-CN"/>
          </w:rPr>
          <w:t>进行评估</w:t>
        </w:r>
      </w:ins>
      <w:r w:rsidR="00092C0C" w:rsidRPr="00515380">
        <w:rPr>
          <w:rFonts w:ascii="华文中宋" w:eastAsia="华文中宋" w:hAnsi="华文中宋" w:cs="宋体"/>
          <w:sz w:val="21"/>
          <w:szCs w:val="21"/>
          <w:lang w:eastAsia="zh-CN"/>
        </w:rPr>
        <w:t>。</w:t>
      </w:r>
      <w:r w:rsidR="005C5667" w:rsidRPr="00515380">
        <w:rPr>
          <w:rFonts w:ascii="华文中宋" w:eastAsia="华文中宋" w:hAnsi="华文中宋" w:hint="eastAsia"/>
          <w:sz w:val="21"/>
          <w:szCs w:val="21"/>
          <w:lang w:eastAsia="zh-CN"/>
        </w:rPr>
        <w:t>随着众核体系</w:t>
      </w:r>
      <w:r w:rsidR="005C5667" w:rsidRPr="00515380">
        <w:rPr>
          <w:rFonts w:ascii="华文中宋" w:eastAsia="华文中宋" w:hAnsi="华文中宋" w:cs="宋体"/>
          <w:sz w:val="21"/>
          <w:szCs w:val="21"/>
          <w:lang w:eastAsia="zh-CN"/>
        </w:rPr>
        <w:t>结</w:t>
      </w:r>
      <w:r w:rsidR="005C5667" w:rsidRPr="00515380">
        <w:rPr>
          <w:rFonts w:ascii="华文中宋" w:eastAsia="华文中宋" w:hAnsi="华文中宋" w:hint="eastAsia"/>
          <w:sz w:val="21"/>
          <w:szCs w:val="21"/>
          <w:lang w:eastAsia="zh-CN"/>
        </w:rPr>
        <w:t>构各功能部件数量与</w:t>
      </w:r>
      <w:r w:rsidR="005C5667" w:rsidRPr="00515380">
        <w:rPr>
          <w:rFonts w:ascii="华文中宋" w:eastAsia="华文中宋" w:hAnsi="华文中宋" w:cs="宋体"/>
          <w:sz w:val="21"/>
          <w:szCs w:val="21"/>
          <w:lang w:eastAsia="zh-CN"/>
        </w:rPr>
        <w:t>实现</w:t>
      </w:r>
      <w:r w:rsidR="005C5667" w:rsidRPr="00515380">
        <w:rPr>
          <w:rFonts w:ascii="华文中宋" w:eastAsia="华文中宋" w:hAnsi="华文中宋" w:hint="eastAsia"/>
          <w:sz w:val="21"/>
          <w:szCs w:val="21"/>
          <w:lang w:eastAsia="zh-CN"/>
        </w:rPr>
        <w:t>复</w:t>
      </w:r>
      <w:r w:rsidR="005C5667" w:rsidRPr="00515380">
        <w:rPr>
          <w:rFonts w:ascii="华文中宋" w:eastAsia="华文中宋" w:hAnsi="华文中宋" w:cs="宋体"/>
          <w:sz w:val="21"/>
          <w:szCs w:val="21"/>
          <w:lang w:eastAsia="zh-CN"/>
        </w:rPr>
        <w:t>杂</w:t>
      </w:r>
      <w:r w:rsidR="005C5667" w:rsidRPr="00515380">
        <w:rPr>
          <w:rFonts w:ascii="华文中宋" w:eastAsia="华文中宋" w:hAnsi="华文中宋" w:hint="eastAsia"/>
          <w:sz w:val="21"/>
          <w:szCs w:val="21"/>
          <w:lang w:eastAsia="zh-CN"/>
        </w:rPr>
        <w:t>度的增加，</w:t>
      </w:r>
      <w:r w:rsidR="005C5667" w:rsidRPr="00515380">
        <w:rPr>
          <w:rFonts w:ascii="华文中宋" w:eastAsia="华文中宋" w:hAnsi="华文中宋" w:cs="宋体"/>
          <w:sz w:val="21"/>
          <w:szCs w:val="21"/>
          <w:lang w:eastAsia="zh-CN"/>
        </w:rPr>
        <w:t>传统</w:t>
      </w:r>
      <w:r w:rsidR="005C5667" w:rsidRPr="00515380">
        <w:rPr>
          <w:rFonts w:ascii="华文中宋" w:eastAsia="华文中宋" w:hAnsi="华文中宋" w:hint="eastAsia"/>
          <w:sz w:val="21"/>
          <w:szCs w:val="21"/>
          <w:lang w:eastAsia="zh-CN"/>
        </w:rPr>
        <w:t>串行模</w:t>
      </w:r>
      <w:r w:rsidR="005C5667" w:rsidRPr="00515380">
        <w:rPr>
          <w:rFonts w:ascii="华文中宋" w:eastAsia="华文中宋" w:hAnsi="华文中宋" w:cs="宋体"/>
          <w:sz w:val="21"/>
          <w:szCs w:val="21"/>
          <w:lang w:eastAsia="zh-CN"/>
        </w:rPr>
        <w:t>拟</w:t>
      </w:r>
      <w:r w:rsidR="005C5667" w:rsidRPr="00515380">
        <w:rPr>
          <w:rFonts w:ascii="华文中宋" w:eastAsia="华文中宋" w:hAnsi="华文中宋" w:hint="eastAsia"/>
          <w:sz w:val="21"/>
          <w:szCs w:val="21"/>
          <w:lang w:eastAsia="zh-CN"/>
        </w:rPr>
        <w:t>器因</w:t>
      </w:r>
      <w:r w:rsidR="005C5667" w:rsidRPr="00515380">
        <w:rPr>
          <w:rFonts w:ascii="华文中宋" w:eastAsia="华文中宋" w:hAnsi="华文中宋" w:cs="宋体"/>
          <w:sz w:val="21"/>
          <w:szCs w:val="21"/>
          <w:lang w:eastAsia="zh-CN"/>
        </w:rPr>
        <w:t>为</w:t>
      </w:r>
      <w:r w:rsidR="005C5667" w:rsidRPr="00515380">
        <w:rPr>
          <w:rFonts w:ascii="华文中宋" w:eastAsia="华文中宋" w:hAnsi="华文中宋" w:hint="eastAsia"/>
          <w:sz w:val="21"/>
          <w:szCs w:val="21"/>
          <w:lang w:eastAsia="zh-CN"/>
        </w:rPr>
        <w:t>速度的原因已</w:t>
      </w:r>
      <w:r w:rsidR="005C5667" w:rsidRPr="00515380">
        <w:rPr>
          <w:rFonts w:ascii="华文中宋" w:eastAsia="华文中宋" w:hAnsi="华文中宋" w:cs="宋体"/>
          <w:sz w:val="21"/>
          <w:szCs w:val="21"/>
          <w:lang w:eastAsia="zh-CN"/>
        </w:rPr>
        <w:t>经严</w:t>
      </w:r>
      <w:r w:rsidR="005C5667" w:rsidRPr="00515380">
        <w:rPr>
          <w:rFonts w:ascii="华文中宋" w:eastAsia="华文中宋" w:hAnsi="华文中宋" w:hint="eastAsia"/>
          <w:sz w:val="21"/>
          <w:szCs w:val="21"/>
          <w:lang w:eastAsia="zh-CN"/>
        </w:rPr>
        <w:t>重不适于大</w:t>
      </w:r>
      <w:r w:rsidR="005C5667" w:rsidRPr="00515380">
        <w:rPr>
          <w:rFonts w:ascii="华文中宋" w:eastAsia="华文中宋" w:hAnsi="华文中宋" w:cs="宋体"/>
          <w:sz w:val="21"/>
          <w:szCs w:val="21"/>
          <w:lang w:eastAsia="zh-CN"/>
        </w:rPr>
        <w:t>规</w:t>
      </w:r>
      <w:r w:rsidR="005C5667" w:rsidRPr="00515380">
        <w:rPr>
          <w:rFonts w:ascii="华文中宋" w:eastAsia="华文中宋" w:hAnsi="华文中宋" w:hint="eastAsia"/>
          <w:sz w:val="21"/>
          <w:szCs w:val="21"/>
          <w:lang w:eastAsia="zh-CN"/>
        </w:rPr>
        <w:t>模众核</w:t>
      </w:r>
      <w:r w:rsidR="005C5667" w:rsidRPr="00515380">
        <w:rPr>
          <w:rFonts w:ascii="华文中宋" w:eastAsia="华文中宋" w:hAnsi="华文中宋" w:cs="宋体"/>
          <w:sz w:val="21"/>
          <w:szCs w:val="21"/>
          <w:lang w:eastAsia="zh-CN"/>
        </w:rPr>
        <w:t>处</w:t>
      </w:r>
      <w:r w:rsidR="005C5667" w:rsidRPr="00515380">
        <w:rPr>
          <w:rFonts w:ascii="华文中宋" w:eastAsia="华文中宋" w:hAnsi="华文中宋" w:hint="eastAsia"/>
          <w:sz w:val="21"/>
          <w:szCs w:val="21"/>
          <w:lang w:eastAsia="zh-CN"/>
        </w:rPr>
        <w:t>理器的模</w:t>
      </w:r>
      <w:r w:rsidR="005C5667" w:rsidRPr="00515380">
        <w:rPr>
          <w:rFonts w:ascii="华文中宋" w:eastAsia="华文中宋" w:hAnsi="华文中宋" w:cs="宋体"/>
          <w:sz w:val="21"/>
          <w:szCs w:val="21"/>
          <w:lang w:eastAsia="zh-CN"/>
        </w:rPr>
        <w:t>拟</w:t>
      </w:r>
      <w:r w:rsidR="005C5667" w:rsidRPr="00515380">
        <w:rPr>
          <w:rFonts w:ascii="华文中宋" w:eastAsia="华文中宋" w:hAnsi="华文中宋" w:hint="eastAsia"/>
          <w:sz w:val="21"/>
          <w:szCs w:val="21"/>
          <w:lang w:eastAsia="zh-CN"/>
        </w:rPr>
        <w:t>，成</w:t>
      </w:r>
      <w:r w:rsidR="005C5667" w:rsidRPr="00515380">
        <w:rPr>
          <w:rFonts w:ascii="华文中宋" w:eastAsia="华文中宋" w:hAnsi="华文中宋" w:cs="宋体"/>
          <w:sz w:val="21"/>
          <w:szCs w:val="21"/>
          <w:lang w:eastAsia="zh-CN"/>
        </w:rPr>
        <w:t>为</w:t>
      </w:r>
      <w:r w:rsidR="005C5667" w:rsidRPr="00515380">
        <w:rPr>
          <w:rFonts w:ascii="华文中宋" w:eastAsia="华文中宋" w:hAnsi="华文中宋" w:hint="eastAsia"/>
          <w:sz w:val="21"/>
          <w:szCs w:val="21"/>
          <w:lang w:eastAsia="zh-CN"/>
        </w:rPr>
        <w:t>限制模</w:t>
      </w:r>
      <w:r w:rsidR="005C5667" w:rsidRPr="00515380">
        <w:rPr>
          <w:rFonts w:ascii="华文中宋" w:eastAsia="华文中宋" w:hAnsi="华文中宋" w:cs="宋体"/>
          <w:sz w:val="21"/>
          <w:szCs w:val="21"/>
          <w:lang w:eastAsia="zh-CN"/>
        </w:rPr>
        <w:t>拟</w:t>
      </w:r>
      <w:r w:rsidR="005C5667" w:rsidRPr="00515380">
        <w:rPr>
          <w:rFonts w:ascii="华文中宋" w:eastAsia="华文中宋" w:hAnsi="华文中宋" w:hint="eastAsia"/>
          <w:sz w:val="21"/>
          <w:szCs w:val="21"/>
          <w:lang w:eastAsia="zh-CN"/>
        </w:rPr>
        <w:t>器</w:t>
      </w:r>
      <w:r w:rsidR="005C5667" w:rsidRPr="00515380">
        <w:rPr>
          <w:rFonts w:ascii="华文中宋" w:eastAsia="华文中宋" w:hAnsi="华文中宋" w:cs="宋体"/>
          <w:sz w:val="21"/>
          <w:szCs w:val="21"/>
          <w:lang w:eastAsia="zh-CN"/>
        </w:rPr>
        <w:t>发</w:t>
      </w:r>
      <w:r w:rsidR="005C5667" w:rsidRPr="00515380">
        <w:rPr>
          <w:rFonts w:ascii="华文中宋" w:eastAsia="华文中宋" w:hAnsi="华文中宋" w:hint="eastAsia"/>
          <w:sz w:val="21"/>
          <w:szCs w:val="21"/>
          <w:lang w:eastAsia="zh-CN"/>
        </w:rPr>
        <w:t>展的主要因素。例如，目前常用的串行模</w:t>
      </w:r>
      <w:r w:rsidR="005C5667" w:rsidRPr="00515380">
        <w:rPr>
          <w:rFonts w:ascii="华文中宋" w:eastAsia="华文中宋" w:hAnsi="华文中宋" w:cs="宋体"/>
          <w:sz w:val="21"/>
          <w:szCs w:val="21"/>
          <w:lang w:eastAsia="zh-CN"/>
        </w:rPr>
        <w:t>拟</w:t>
      </w:r>
      <w:r w:rsidR="005C5667" w:rsidRPr="00515380">
        <w:rPr>
          <w:rFonts w:ascii="华文中宋" w:eastAsia="华文中宋" w:hAnsi="华文中宋" w:hint="eastAsia"/>
          <w:sz w:val="21"/>
          <w:szCs w:val="21"/>
          <w:lang w:eastAsia="zh-CN"/>
        </w:rPr>
        <w:t>器</w:t>
      </w:r>
      <w:r w:rsidR="005C5667" w:rsidRPr="00755893">
        <w:rPr>
          <w:rFonts w:ascii="Times New Roman" w:eastAsia="华文中宋" w:hAnsi="Times New Roman" w:cs="Times New Roman" w:hint="eastAsia"/>
          <w:sz w:val="21"/>
          <w:szCs w:val="21"/>
          <w:lang w:eastAsia="zh-CN"/>
        </w:rPr>
        <w:t>GEM5</w:t>
      </w:r>
      <w:r w:rsidR="005C5667" w:rsidRPr="004A30FB">
        <w:rPr>
          <w:rFonts w:ascii="Times New Roman" w:eastAsia="华文中宋" w:hAnsi="Times New Roman" w:cs="Times New Roman"/>
          <w:sz w:val="21"/>
          <w:szCs w:val="21"/>
          <w:lang w:eastAsia="zh-CN"/>
        </w:rPr>
        <w:fldChar w:fldCharType="begin"/>
      </w:r>
      <w:r w:rsidR="005C5667" w:rsidRPr="004A30FB">
        <w:rPr>
          <w:rFonts w:ascii="Times New Roman" w:eastAsia="华文中宋" w:hAnsi="Times New Roman" w:cs="Times New Roman"/>
          <w:sz w:val="21"/>
          <w:szCs w:val="21"/>
          <w:lang w:eastAsia="zh-CN"/>
        </w:rPr>
        <w:instrText xml:space="preserve"> </w:instrText>
      </w:r>
      <w:r w:rsidR="005C5667" w:rsidRPr="004A30FB">
        <w:rPr>
          <w:rFonts w:ascii="Times New Roman" w:eastAsia="华文中宋" w:hAnsi="Times New Roman" w:cs="Times New Roman" w:hint="eastAsia"/>
          <w:sz w:val="21"/>
          <w:szCs w:val="21"/>
          <w:lang w:eastAsia="zh-CN"/>
        </w:rPr>
        <w:instrText>REF _Ref394919398 \n \h</w:instrText>
      </w:r>
      <w:r w:rsidR="005C5667" w:rsidRPr="004A30FB">
        <w:rPr>
          <w:rFonts w:ascii="Times New Roman" w:eastAsia="华文中宋" w:hAnsi="Times New Roman" w:cs="Times New Roman"/>
          <w:sz w:val="21"/>
          <w:szCs w:val="21"/>
          <w:lang w:eastAsia="zh-CN"/>
        </w:rPr>
        <w:instrText xml:space="preserve"> </w:instrText>
      </w:r>
      <w:r w:rsidR="00515380" w:rsidRPr="004A30FB">
        <w:rPr>
          <w:rFonts w:ascii="Times New Roman" w:eastAsia="华文中宋" w:hAnsi="Times New Roman" w:cs="Times New Roman"/>
          <w:sz w:val="21"/>
          <w:szCs w:val="21"/>
          <w:lang w:eastAsia="zh-CN"/>
        </w:rPr>
        <w:instrText xml:space="preserve"> \* MERGEFORMAT </w:instrText>
      </w:r>
      <w:r w:rsidR="005C5667" w:rsidRPr="004A30FB">
        <w:rPr>
          <w:rFonts w:ascii="Times New Roman" w:eastAsia="华文中宋" w:hAnsi="Times New Roman" w:cs="Times New Roman"/>
          <w:sz w:val="21"/>
          <w:szCs w:val="21"/>
          <w:lang w:eastAsia="zh-CN"/>
        </w:rPr>
      </w:r>
      <w:r w:rsidR="005C5667" w:rsidRPr="004A30FB">
        <w:rPr>
          <w:rFonts w:ascii="Times New Roman" w:eastAsia="华文中宋" w:hAnsi="Times New Roman" w:cs="Times New Roman"/>
          <w:sz w:val="21"/>
          <w:szCs w:val="21"/>
          <w:lang w:eastAsia="zh-CN"/>
        </w:rPr>
        <w:fldChar w:fldCharType="separate"/>
      </w:r>
      <w:r w:rsidR="00710AA6">
        <w:rPr>
          <w:rFonts w:ascii="Times New Roman" w:eastAsia="华文中宋" w:hAnsi="Times New Roman" w:cs="Times New Roman"/>
          <w:sz w:val="21"/>
          <w:szCs w:val="21"/>
          <w:lang w:eastAsia="zh-CN"/>
        </w:rPr>
        <w:t>[4]</w:t>
      </w:r>
      <w:r w:rsidR="005C5667" w:rsidRPr="004A30FB">
        <w:rPr>
          <w:rFonts w:ascii="Times New Roman" w:eastAsia="华文中宋" w:hAnsi="Times New Roman" w:cs="Times New Roman"/>
          <w:sz w:val="21"/>
          <w:szCs w:val="21"/>
          <w:lang w:eastAsia="zh-CN"/>
        </w:rPr>
        <w:fldChar w:fldCharType="end"/>
      </w:r>
      <w:r w:rsidR="005C5667" w:rsidRPr="004A30FB">
        <w:rPr>
          <w:rFonts w:ascii="Times New Roman" w:eastAsia="华文中宋" w:hAnsi="Times New Roman" w:cs="Times New Roman" w:hint="eastAsia"/>
          <w:sz w:val="21"/>
          <w:szCs w:val="21"/>
          <w:lang w:eastAsia="zh-CN"/>
        </w:rPr>
        <w:t>、</w:t>
      </w:r>
      <w:r w:rsidR="005C5667" w:rsidRPr="00755893">
        <w:rPr>
          <w:rFonts w:ascii="Times New Roman" w:eastAsia="华文中宋" w:hAnsi="Times New Roman" w:cs="Times New Roman" w:hint="eastAsia"/>
          <w:sz w:val="21"/>
          <w:szCs w:val="21"/>
          <w:lang w:eastAsia="zh-CN"/>
        </w:rPr>
        <w:t>MARSS</w:t>
      </w:r>
      <w:r w:rsidR="005C5667" w:rsidRPr="004A30FB">
        <w:rPr>
          <w:rFonts w:ascii="Times New Roman" w:eastAsia="华文中宋" w:hAnsi="Times New Roman" w:cs="Times New Roman"/>
          <w:sz w:val="21"/>
          <w:szCs w:val="21"/>
          <w:lang w:eastAsia="zh-CN"/>
        </w:rPr>
        <w:fldChar w:fldCharType="begin"/>
      </w:r>
      <w:r w:rsidR="005C5667" w:rsidRPr="004A30FB">
        <w:rPr>
          <w:rFonts w:ascii="Times New Roman" w:eastAsia="华文中宋" w:hAnsi="Times New Roman" w:cs="Times New Roman"/>
          <w:sz w:val="21"/>
          <w:szCs w:val="21"/>
          <w:lang w:eastAsia="zh-CN"/>
        </w:rPr>
        <w:instrText xml:space="preserve"> </w:instrText>
      </w:r>
      <w:r w:rsidR="005C5667" w:rsidRPr="004A30FB">
        <w:rPr>
          <w:rFonts w:ascii="Times New Roman" w:eastAsia="华文中宋" w:hAnsi="Times New Roman" w:cs="Times New Roman" w:hint="eastAsia"/>
          <w:sz w:val="21"/>
          <w:szCs w:val="21"/>
          <w:lang w:eastAsia="zh-CN"/>
        </w:rPr>
        <w:instrText>REF _Ref397330654 \n \h</w:instrText>
      </w:r>
      <w:r w:rsidR="005C5667" w:rsidRPr="004A30FB">
        <w:rPr>
          <w:rFonts w:ascii="Times New Roman" w:eastAsia="华文中宋" w:hAnsi="Times New Roman" w:cs="Times New Roman"/>
          <w:sz w:val="21"/>
          <w:szCs w:val="21"/>
          <w:lang w:eastAsia="zh-CN"/>
        </w:rPr>
        <w:instrText xml:space="preserve"> </w:instrText>
      </w:r>
      <w:r w:rsidR="00515380" w:rsidRPr="004A30FB">
        <w:rPr>
          <w:rFonts w:ascii="Times New Roman" w:eastAsia="华文中宋" w:hAnsi="Times New Roman" w:cs="Times New Roman"/>
          <w:sz w:val="21"/>
          <w:szCs w:val="21"/>
          <w:lang w:eastAsia="zh-CN"/>
        </w:rPr>
        <w:instrText xml:space="preserve"> \* MERGEFORMAT </w:instrText>
      </w:r>
      <w:r w:rsidR="005C5667" w:rsidRPr="004A30FB">
        <w:rPr>
          <w:rFonts w:ascii="Times New Roman" w:eastAsia="华文中宋" w:hAnsi="Times New Roman" w:cs="Times New Roman"/>
          <w:sz w:val="21"/>
          <w:szCs w:val="21"/>
          <w:lang w:eastAsia="zh-CN"/>
        </w:rPr>
      </w:r>
      <w:r w:rsidR="005C5667" w:rsidRPr="004A30FB">
        <w:rPr>
          <w:rFonts w:ascii="Times New Roman" w:eastAsia="华文中宋" w:hAnsi="Times New Roman" w:cs="Times New Roman"/>
          <w:sz w:val="21"/>
          <w:szCs w:val="21"/>
          <w:lang w:eastAsia="zh-CN"/>
        </w:rPr>
        <w:fldChar w:fldCharType="separate"/>
      </w:r>
      <w:r w:rsidR="00710AA6">
        <w:rPr>
          <w:rFonts w:ascii="Times New Roman" w:eastAsia="华文中宋" w:hAnsi="Times New Roman" w:cs="Times New Roman"/>
          <w:sz w:val="21"/>
          <w:szCs w:val="21"/>
          <w:lang w:eastAsia="zh-CN"/>
        </w:rPr>
        <w:t>[5]</w:t>
      </w:r>
      <w:r w:rsidR="005C5667" w:rsidRPr="004A30FB">
        <w:rPr>
          <w:rFonts w:ascii="Times New Roman" w:eastAsia="华文中宋" w:hAnsi="Times New Roman" w:cs="Times New Roman"/>
          <w:sz w:val="21"/>
          <w:szCs w:val="21"/>
          <w:lang w:eastAsia="zh-CN"/>
        </w:rPr>
        <w:fldChar w:fldCharType="end"/>
      </w:r>
      <w:r w:rsidR="005C5667" w:rsidRPr="004A30FB">
        <w:rPr>
          <w:rFonts w:ascii="Times New Roman" w:eastAsia="华文中宋" w:hAnsi="Times New Roman" w:cs="Times New Roman" w:hint="eastAsia"/>
          <w:sz w:val="21"/>
          <w:szCs w:val="21"/>
          <w:lang w:eastAsia="zh-CN"/>
        </w:rPr>
        <w:t>，</w:t>
      </w:r>
      <w:r w:rsidR="005C5667" w:rsidRPr="00515380">
        <w:rPr>
          <w:rFonts w:ascii="华文中宋" w:eastAsia="华文中宋" w:hAnsi="华文中宋" w:hint="eastAsia"/>
          <w:sz w:val="21"/>
          <w:szCs w:val="21"/>
          <w:lang w:eastAsia="zh-CN"/>
        </w:rPr>
        <w:t>模</w:t>
      </w:r>
      <w:r w:rsidR="005C5667" w:rsidRPr="00515380">
        <w:rPr>
          <w:rFonts w:ascii="华文中宋" w:eastAsia="华文中宋" w:hAnsi="华文中宋" w:cs="宋体"/>
          <w:sz w:val="21"/>
          <w:szCs w:val="21"/>
          <w:lang w:eastAsia="zh-CN"/>
        </w:rPr>
        <w:t>拟</w:t>
      </w:r>
      <w:r w:rsidR="005C5667" w:rsidRPr="00515380">
        <w:rPr>
          <w:rFonts w:ascii="华文中宋" w:eastAsia="华文中宋" w:hAnsi="华文中宋" w:hint="eastAsia"/>
          <w:sz w:val="21"/>
          <w:szCs w:val="21"/>
          <w:lang w:eastAsia="zh-CN"/>
        </w:rPr>
        <w:t>速度大</w:t>
      </w:r>
      <w:r w:rsidR="005C5667" w:rsidRPr="00515380">
        <w:rPr>
          <w:rFonts w:ascii="华文中宋" w:eastAsia="华文中宋" w:hAnsi="华文中宋" w:cs="宋体"/>
          <w:sz w:val="21"/>
          <w:szCs w:val="21"/>
          <w:lang w:eastAsia="zh-CN"/>
        </w:rPr>
        <w:t>约</w:t>
      </w:r>
      <w:r w:rsidR="005C5667" w:rsidRPr="00515380">
        <w:rPr>
          <w:rFonts w:ascii="华文中宋" w:eastAsia="华文中宋" w:hAnsi="华文中宋" w:hint="eastAsia"/>
          <w:sz w:val="21"/>
          <w:szCs w:val="21"/>
          <w:lang w:eastAsia="zh-CN"/>
        </w:rPr>
        <w:t>在</w:t>
      </w:r>
      <w:r w:rsidR="005C5667" w:rsidRPr="00755893">
        <w:rPr>
          <w:rFonts w:ascii="Times New Roman" w:eastAsia="华文中宋" w:hAnsi="Times New Roman" w:cs="Times New Roman" w:hint="eastAsia"/>
          <w:sz w:val="21"/>
          <w:szCs w:val="21"/>
          <w:lang w:eastAsia="zh-CN"/>
        </w:rPr>
        <w:t>200KIPS</w:t>
      </w:r>
      <w:r w:rsidR="005C5667" w:rsidRPr="00515380">
        <w:rPr>
          <w:rFonts w:ascii="华文中宋" w:eastAsia="华文中宋" w:hAnsi="华文中宋" w:hint="eastAsia"/>
          <w:sz w:val="21"/>
          <w:szCs w:val="21"/>
          <w:lang w:eastAsia="zh-CN"/>
        </w:rPr>
        <w:t>左右。基于此速度，模</w:t>
      </w:r>
      <w:r w:rsidR="005C5667" w:rsidRPr="00515380">
        <w:rPr>
          <w:rFonts w:ascii="华文中宋" w:eastAsia="华文中宋" w:hAnsi="华文中宋" w:cs="宋体"/>
          <w:sz w:val="21"/>
          <w:szCs w:val="21"/>
          <w:lang w:eastAsia="zh-CN"/>
        </w:rPr>
        <w:t>拟</w:t>
      </w:r>
      <w:r w:rsidR="005C5667" w:rsidRPr="00515380">
        <w:rPr>
          <w:rFonts w:ascii="华文中宋" w:eastAsia="华文中宋" w:hAnsi="华文中宋" w:hint="eastAsia"/>
          <w:sz w:val="21"/>
          <w:szCs w:val="21"/>
          <w:lang w:eastAsia="zh-CN"/>
        </w:rPr>
        <w:t>一个真</w:t>
      </w:r>
      <w:r w:rsidR="005C5667" w:rsidRPr="00515380">
        <w:rPr>
          <w:rFonts w:ascii="华文中宋" w:eastAsia="华文中宋" w:hAnsi="华文中宋" w:cs="宋体"/>
          <w:sz w:val="21"/>
          <w:szCs w:val="21"/>
          <w:lang w:eastAsia="zh-CN"/>
        </w:rPr>
        <w:t>实</w:t>
      </w:r>
      <w:r w:rsidR="005C5667" w:rsidRPr="00515380">
        <w:rPr>
          <w:rFonts w:ascii="华文中宋" w:eastAsia="华文中宋" w:hAnsi="华文中宋" w:hint="eastAsia"/>
          <w:sz w:val="21"/>
          <w:szCs w:val="21"/>
          <w:lang w:eastAsia="zh-CN"/>
        </w:rPr>
        <w:t>物理核的一秒</w:t>
      </w:r>
      <w:r w:rsidR="005C5667" w:rsidRPr="00515380">
        <w:rPr>
          <w:rFonts w:ascii="华文中宋" w:eastAsia="华文中宋" w:hAnsi="华文中宋" w:cs="宋体"/>
          <w:sz w:val="21"/>
          <w:szCs w:val="21"/>
          <w:lang w:eastAsia="zh-CN"/>
        </w:rPr>
        <w:t>钟</w:t>
      </w:r>
      <w:r w:rsidR="005C5667" w:rsidRPr="00515380">
        <w:rPr>
          <w:rFonts w:ascii="华文中宋" w:eastAsia="华文中宋" w:hAnsi="华文中宋" w:hint="eastAsia"/>
          <w:sz w:val="21"/>
          <w:szCs w:val="21"/>
          <w:lang w:eastAsia="zh-CN"/>
        </w:rPr>
        <w:t>大</w:t>
      </w:r>
      <w:r w:rsidR="005C5667" w:rsidRPr="00515380">
        <w:rPr>
          <w:rFonts w:ascii="华文中宋" w:eastAsia="华文中宋" w:hAnsi="华文中宋" w:cs="宋体"/>
          <w:sz w:val="21"/>
          <w:szCs w:val="21"/>
          <w:lang w:eastAsia="zh-CN"/>
        </w:rPr>
        <w:t>约</w:t>
      </w:r>
      <w:r w:rsidR="005C5667" w:rsidRPr="00515380">
        <w:rPr>
          <w:rFonts w:ascii="华文中宋" w:eastAsia="华文中宋" w:hAnsi="华文中宋" w:hint="eastAsia"/>
          <w:sz w:val="21"/>
          <w:szCs w:val="21"/>
          <w:lang w:eastAsia="zh-CN"/>
        </w:rPr>
        <w:t>需要几个小</w:t>
      </w:r>
      <w:r w:rsidR="005C5667" w:rsidRPr="00515380">
        <w:rPr>
          <w:rFonts w:ascii="华文中宋" w:eastAsia="华文中宋" w:hAnsi="华文中宋" w:cs="宋体"/>
          <w:sz w:val="21"/>
          <w:szCs w:val="21"/>
          <w:lang w:eastAsia="zh-CN"/>
        </w:rPr>
        <w:t>时</w:t>
      </w:r>
      <w:r w:rsidR="005C5667" w:rsidRPr="00515380">
        <w:rPr>
          <w:rFonts w:ascii="华文中宋" w:eastAsia="华文中宋" w:hAnsi="华文中宋" w:hint="eastAsia"/>
          <w:sz w:val="21"/>
          <w:szCs w:val="21"/>
          <w:lang w:eastAsia="zh-CN"/>
        </w:rPr>
        <w:t>，模</w:t>
      </w:r>
      <w:r w:rsidR="005C5667" w:rsidRPr="00515380">
        <w:rPr>
          <w:rFonts w:ascii="华文中宋" w:eastAsia="华文中宋" w:hAnsi="华文中宋" w:cs="宋体"/>
          <w:sz w:val="21"/>
          <w:szCs w:val="21"/>
          <w:lang w:eastAsia="zh-CN"/>
        </w:rPr>
        <w:t>拟</w:t>
      </w:r>
      <w:r w:rsidR="005C5667" w:rsidRPr="00515380">
        <w:rPr>
          <w:rFonts w:ascii="华文中宋" w:eastAsia="华文中宋" w:hAnsi="华文中宋" w:hint="eastAsia"/>
          <w:sz w:val="21"/>
          <w:szCs w:val="21"/>
          <w:lang w:eastAsia="zh-CN"/>
        </w:rPr>
        <w:t>一千个核的一秒</w:t>
      </w:r>
      <w:r w:rsidR="005C5667" w:rsidRPr="00515380">
        <w:rPr>
          <w:rFonts w:ascii="华文中宋" w:eastAsia="华文中宋" w:hAnsi="华文中宋" w:cs="宋体"/>
          <w:sz w:val="21"/>
          <w:szCs w:val="21"/>
          <w:lang w:eastAsia="zh-CN"/>
        </w:rPr>
        <w:t>钟</w:t>
      </w:r>
      <w:r w:rsidR="005C5667" w:rsidRPr="00515380">
        <w:rPr>
          <w:rFonts w:ascii="华文中宋" w:eastAsia="华文中宋" w:hAnsi="华文中宋" w:hint="eastAsia"/>
          <w:sz w:val="21"/>
          <w:szCs w:val="21"/>
          <w:lang w:eastAsia="zh-CN"/>
        </w:rPr>
        <w:t>，几乎需要一年的</w:t>
      </w:r>
      <w:r w:rsidR="005C5667" w:rsidRPr="00515380">
        <w:rPr>
          <w:rFonts w:ascii="华文中宋" w:eastAsia="华文中宋" w:hAnsi="华文中宋" w:cs="宋体"/>
          <w:sz w:val="21"/>
          <w:szCs w:val="21"/>
          <w:lang w:eastAsia="zh-CN"/>
        </w:rPr>
        <w:t>时间</w:t>
      </w:r>
      <w:r w:rsidR="005C5667" w:rsidRPr="00515380">
        <w:rPr>
          <w:rFonts w:ascii="华文中宋" w:eastAsia="华文中宋" w:hAnsi="华文中宋" w:hint="eastAsia"/>
          <w:sz w:val="21"/>
          <w:szCs w:val="21"/>
          <w:lang w:eastAsia="zh-CN"/>
        </w:rPr>
        <w:t>。而与串行模</w:t>
      </w:r>
      <w:r w:rsidR="005C5667" w:rsidRPr="00515380">
        <w:rPr>
          <w:rFonts w:ascii="华文中宋" w:eastAsia="华文中宋" w:hAnsi="华文中宋" w:cs="宋体"/>
          <w:sz w:val="21"/>
          <w:szCs w:val="21"/>
          <w:lang w:eastAsia="zh-CN"/>
        </w:rPr>
        <w:t>拟</w:t>
      </w:r>
      <w:r w:rsidR="005C5667" w:rsidRPr="00515380">
        <w:rPr>
          <w:rFonts w:ascii="华文中宋" w:eastAsia="华文中宋" w:hAnsi="华文中宋" w:hint="eastAsia"/>
          <w:sz w:val="21"/>
          <w:szCs w:val="21"/>
          <w:lang w:eastAsia="zh-CN"/>
        </w:rPr>
        <w:t>器相</w:t>
      </w:r>
      <w:r w:rsidR="005C5667" w:rsidRPr="00515380">
        <w:rPr>
          <w:rFonts w:ascii="华文中宋" w:eastAsia="华文中宋" w:hAnsi="华文中宋" w:cs="宋体"/>
          <w:sz w:val="21"/>
          <w:szCs w:val="21"/>
          <w:lang w:eastAsia="zh-CN"/>
        </w:rPr>
        <w:t>对</w:t>
      </w:r>
      <w:r w:rsidR="005C5667" w:rsidRPr="00515380">
        <w:rPr>
          <w:rFonts w:ascii="华文中宋" w:eastAsia="华文中宋" w:hAnsi="华文中宋" w:hint="eastAsia"/>
          <w:sz w:val="21"/>
          <w:szCs w:val="21"/>
          <w:lang w:eastAsia="zh-CN"/>
        </w:rPr>
        <w:t>的并行模</w:t>
      </w:r>
      <w:r w:rsidR="005C5667" w:rsidRPr="00515380">
        <w:rPr>
          <w:rFonts w:ascii="华文中宋" w:eastAsia="华文中宋" w:hAnsi="华文中宋" w:cs="宋体"/>
          <w:sz w:val="21"/>
          <w:szCs w:val="21"/>
          <w:lang w:eastAsia="zh-CN"/>
        </w:rPr>
        <w:t>拟</w:t>
      </w:r>
      <w:r w:rsidR="005C5667" w:rsidRPr="00515380">
        <w:rPr>
          <w:rFonts w:ascii="华文中宋" w:eastAsia="华文中宋" w:hAnsi="华文中宋" w:hint="eastAsia"/>
          <w:sz w:val="21"/>
          <w:szCs w:val="21"/>
          <w:lang w:eastAsia="zh-CN"/>
        </w:rPr>
        <w:t>器能并</w:t>
      </w:r>
      <w:r w:rsidR="005C5667" w:rsidRPr="00515380">
        <w:rPr>
          <w:rFonts w:ascii="华文中宋" w:eastAsia="华文中宋" w:hAnsi="华文中宋" w:cs="宋体"/>
          <w:sz w:val="21"/>
          <w:szCs w:val="21"/>
          <w:lang w:eastAsia="zh-CN"/>
        </w:rPr>
        <w:t>发</w:t>
      </w:r>
      <w:r w:rsidR="005C5667" w:rsidRPr="00515380">
        <w:rPr>
          <w:rFonts w:ascii="华文中宋" w:eastAsia="华文中宋" w:hAnsi="华文中宋" w:hint="eastAsia"/>
          <w:sz w:val="21"/>
          <w:szCs w:val="21"/>
          <w:lang w:eastAsia="zh-CN"/>
        </w:rPr>
        <w:t>模</w:t>
      </w:r>
      <w:r w:rsidR="005C5667" w:rsidRPr="00515380">
        <w:rPr>
          <w:rFonts w:ascii="华文中宋" w:eastAsia="华文中宋" w:hAnsi="华文中宋" w:cs="宋体"/>
          <w:sz w:val="21"/>
          <w:szCs w:val="21"/>
          <w:lang w:eastAsia="zh-CN"/>
        </w:rPr>
        <w:t>拟</w:t>
      </w:r>
      <w:r w:rsidR="005C5667" w:rsidRPr="00515380">
        <w:rPr>
          <w:rFonts w:ascii="华文中宋" w:eastAsia="华文中宋" w:hAnsi="华文中宋" w:hint="eastAsia"/>
          <w:sz w:val="21"/>
          <w:szCs w:val="21"/>
          <w:lang w:eastAsia="zh-CN"/>
        </w:rPr>
        <w:t>功能部件</w:t>
      </w:r>
      <w:r w:rsidR="005C5667" w:rsidRPr="00515380">
        <w:rPr>
          <w:rFonts w:ascii="华文中宋" w:eastAsia="华文中宋" w:hAnsi="华文中宋" w:cs="宋体"/>
          <w:sz w:val="21"/>
          <w:szCs w:val="21"/>
          <w:lang w:eastAsia="zh-CN"/>
        </w:rPr>
        <w:t>执</w:t>
      </w:r>
      <w:r w:rsidR="005C5667" w:rsidRPr="00515380">
        <w:rPr>
          <w:rFonts w:ascii="华文中宋" w:eastAsia="华文中宋" w:hAnsi="华文中宋" w:hint="eastAsia"/>
          <w:sz w:val="21"/>
          <w:szCs w:val="21"/>
          <w:lang w:eastAsia="zh-CN"/>
        </w:rPr>
        <w:t>行状</w:t>
      </w:r>
      <w:r w:rsidR="005C5667" w:rsidRPr="00515380">
        <w:rPr>
          <w:rFonts w:ascii="华文中宋" w:eastAsia="华文中宋" w:hAnsi="华文中宋" w:cs="宋体"/>
          <w:sz w:val="21"/>
          <w:szCs w:val="21"/>
          <w:lang w:eastAsia="zh-CN"/>
        </w:rPr>
        <w:t>态</w:t>
      </w:r>
      <w:r w:rsidR="005C5667" w:rsidRPr="00515380">
        <w:rPr>
          <w:rFonts w:ascii="华文中宋" w:eastAsia="华文中宋" w:hAnsi="华文中宋" w:hint="eastAsia"/>
          <w:sz w:val="21"/>
          <w:szCs w:val="21"/>
          <w:lang w:eastAsia="zh-CN"/>
        </w:rPr>
        <w:t>，</w:t>
      </w:r>
      <w:r w:rsidR="005C5667" w:rsidRPr="00515380">
        <w:rPr>
          <w:rFonts w:ascii="华文中宋" w:eastAsia="华文中宋" w:hAnsi="华文中宋" w:cs="宋体"/>
          <w:sz w:val="21"/>
          <w:szCs w:val="21"/>
          <w:lang w:eastAsia="zh-CN"/>
        </w:rPr>
        <w:t>显</w:t>
      </w:r>
      <w:r w:rsidR="005C5667" w:rsidRPr="00515380">
        <w:rPr>
          <w:rFonts w:ascii="华文中宋" w:eastAsia="华文中宋" w:hAnsi="华文中宋" w:hint="eastAsia"/>
          <w:sz w:val="21"/>
          <w:szCs w:val="21"/>
          <w:lang w:eastAsia="zh-CN"/>
        </w:rPr>
        <w:t>著提高模</w:t>
      </w:r>
      <w:r w:rsidR="005C5667" w:rsidRPr="00515380">
        <w:rPr>
          <w:rFonts w:ascii="华文中宋" w:eastAsia="华文中宋" w:hAnsi="华文中宋" w:cs="宋体"/>
          <w:sz w:val="21"/>
          <w:szCs w:val="21"/>
          <w:lang w:eastAsia="zh-CN"/>
        </w:rPr>
        <w:t>拟</w:t>
      </w:r>
      <w:r w:rsidR="005C5667" w:rsidRPr="00515380">
        <w:rPr>
          <w:rFonts w:ascii="华文中宋" w:eastAsia="华文中宋" w:hAnsi="华文中宋" w:hint="eastAsia"/>
          <w:sz w:val="21"/>
          <w:szCs w:val="21"/>
          <w:lang w:eastAsia="zh-CN"/>
        </w:rPr>
        <w:t>速度，被广泛用于众核体系</w:t>
      </w:r>
      <w:r w:rsidR="005C5667" w:rsidRPr="00515380">
        <w:rPr>
          <w:rFonts w:ascii="华文中宋" w:eastAsia="华文中宋" w:hAnsi="华文中宋" w:cs="宋体"/>
          <w:sz w:val="21"/>
          <w:szCs w:val="21"/>
          <w:lang w:eastAsia="zh-CN"/>
        </w:rPr>
        <w:t>结</w:t>
      </w:r>
      <w:r w:rsidR="005C5667" w:rsidRPr="00515380">
        <w:rPr>
          <w:rFonts w:ascii="华文中宋" w:eastAsia="华文中宋" w:hAnsi="华文中宋" w:hint="eastAsia"/>
          <w:sz w:val="21"/>
          <w:szCs w:val="21"/>
          <w:lang w:eastAsia="zh-CN"/>
        </w:rPr>
        <w:t>构的模</w:t>
      </w:r>
      <w:r w:rsidR="005C5667" w:rsidRPr="00515380">
        <w:rPr>
          <w:rFonts w:ascii="华文中宋" w:eastAsia="华文中宋" w:hAnsi="华文中宋" w:cs="宋体"/>
          <w:sz w:val="21"/>
          <w:szCs w:val="21"/>
          <w:lang w:eastAsia="zh-CN"/>
        </w:rPr>
        <w:t>拟</w:t>
      </w:r>
      <w:r w:rsidR="005C5667" w:rsidRPr="00515380">
        <w:rPr>
          <w:rFonts w:ascii="华文中宋" w:eastAsia="华文中宋" w:hAnsi="华文中宋" w:hint="eastAsia"/>
          <w:sz w:val="21"/>
          <w:szCs w:val="21"/>
          <w:lang w:eastAsia="zh-CN"/>
        </w:rPr>
        <w:t>。</w:t>
      </w:r>
      <w:r w:rsidR="006D2044" w:rsidRPr="00515380">
        <w:rPr>
          <w:rFonts w:ascii="华文中宋" w:eastAsia="华文中宋" w:hAnsi="华文中宋" w:cs="宋体"/>
          <w:sz w:val="21"/>
          <w:szCs w:val="21"/>
          <w:lang w:eastAsia="zh-CN"/>
        </w:rPr>
        <w:t>然而</w:t>
      </w:r>
      <w:ins w:id="58" w:author="Shawn" w:date="2016-03-22T20:27:00Z">
        <w:r w:rsidR="00FA617B">
          <w:rPr>
            <w:rFonts w:ascii="华文中宋" w:eastAsia="华文中宋" w:hAnsi="华文中宋" w:cs="宋体" w:hint="eastAsia"/>
            <w:sz w:val="21"/>
            <w:szCs w:val="21"/>
            <w:lang w:eastAsia="zh-CN"/>
          </w:rPr>
          <w:t>目前</w:t>
        </w:r>
      </w:ins>
      <w:r w:rsidR="00D8456C" w:rsidRPr="00515380">
        <w:rPr>
          <w:rFonts w:ascii="华文中宋" w:eastAsia="华文中宋" w:hAnsi="华文中宋" w:cs="宋体" w:hint="eastAsia"/>
          <w:sz w:val="21"/>
          <w:szCs w:val="21"/>
          <w:lang w:eastAsia="zh-CN"/>
        </w:rPr>
        <w:t>大</w:t>
      </w:r>
      <w:r w:rsidR="00D8456C" w:rsidRPr="00515380">
        <w:rPr>
          <w:rFonts w:ascii="华文中宋" w:eastAsia="华文中宋" w:hAnsi="华文中宋" w:cs="宋体"/>
          <w:sz w:val="21"/>
          <w:szCs w:val="21"/>
          <w:lang w:eastAsia="zh-CN"/>
        </w:rPr>
        <w:t>规</w:t>
      </w:r>
      <w:r w:rsidR="00D8456C" w:rsidRPr="00515380">
        <w:rPr>
          <w:rFonts w:ascii="华文中宋" w:eastAsia="华文中宋" w:hAnsi="华文中宋" w:cs="宋体" w:hint="eastAsia"/>
          <w:sz w:val="21"/>
          <w:szCs w:val="21"/>
          <w:lang w:eastAsia="zh-CN"/>
        </w:rPr>
        <w:t>模并行模</w:t>
      </w:r>
      <w:r w:rsidR="00D8456C" w:rsidRPr="00515380">
        <w:rPr>
          <w:rFonts w:ascii="华文中宋" w:eastAsia="华文中宋" w:hAnsi="华文中宋" w:cs="宋体"/>
          <w:sz w:val="21"/>
          <w:szCs w:val="21"/>
          <w:lang w:eastAsia="zh-CN"/>
        </w:rPr>
        <w:t>拟</w:t>
      </w:r>
      <w:r w:rsidR="00D8456C" w:rsidRPr="00515380">
        <w:rPr>
          <w:rFonts w:ascii="华文中宋" w:eastAsia="华文中宋" w:hAnsi="华文中宋" w:cs="宋体" w:hint="eastAsia"/>
          <w:sz w:val="21"/>
          <w:szCs w:val="21"/>
          <w:lang w:eastAsia="zh-CN"/>
        </w:rPr>
        <w:t>器的开</w:t>
      </w:r>
      <w:r w:rsidR="00D8456C" w:rsidRPr="00515380">
        <w:rPr>
          <w:rFonts w:ascii="华文中宋" w:eastAsia="华文中宋" w:hAnsi="华文中宋" w:cs="宋体"/>
          <w:sz w:val="21"/>
          <w:szCs w:val="21"/>
          <w:lang w:eastAsia="zh-CN"/>
        </w:rPr>
        <w:t>发</w:t>
      </w:r>
      <w:ins w:id="59" w:author="Shawn" w:date="2016-03-22T20:27:00Z">
        <w:r w:rsidR="00FA617B">
          <w:rPr>
            <w:rFonts w:ascii="华文中宋" w:eastAsia="华文中宋" w:hAnsi="华文中宋" w:cs="宋体" w:hint="eastAsia"/>
            <w:sz w:val="21"/>
            <w:szCs w:val="21"/>
            <w:lang w:eastAsia="zh-CN"/>
          </w:rPr>
          <w:t>仍然</w:t>
        </w:r>
      </w:ins>
      <w:r w:rsidR="00D8456C" w:rsidRPr="00515380">
        <w:rPr>
          <w:rFonts w:ascii="华文中宋" w:eastAsia="华文中宋" w:hAnsi="华文中宋" w:cs="宋体" w:hint="eastAsia"/>
          <w:sz w:val="21"/>
          <w:szCs w:val="21"/>
          <w:lang w:eastAsia="zh-CN"/>
        </w:rPr>
        <w:t>面</w:t>
      </w:r>
      <w:r w:rsidR="00D8456C" w:rsidRPr="00515380">
        <w:rPr>
          <w:rFonts w:ascii="华文中宋" w:eastAsia="华文中宋" w:hAnsi="华文中宋" w:cs="宋体"/>
          <w:sz w:val="21"/>
          <w:szCs w:val="21"/>
          <w:lang w:eastAsia="zh-CN"/>
        </w:rPr>
        <w:t>临诸</w:t>
      </w:r>
      <w:r w:rsidR="00D8456C" w:rsidRPr="00515380">
        <w:rPr>
          <w:rFonts w:ascii="华文中宋" w:eastAsia="华文中宋" w:hAnsi="华文中宋" w:cs="宋体" w:hint="eastAsia"/>
          <w:sz w:val="21"/>
          <w:szCs w:val="21"/>
          <w:lang w:eastAsia="zh-CN"/>
        </w:rPr>
        <w:t>多挑</w:t>
      </w:r>
      <w:r w:rsidR="00D8456C" w:rsidRPr="00515380">
        <w:rPr>
          <w:rFonts w:ascii="华文中宋" w:eastAsia="华文中宋" w:hAnsi="华文中宋" w:cs="宋体"/>
          <w:sz w:val="21"/>
          <w:szCs w:val="21"/>
          <w:lang w:eastAsia="zh-CN"/>
        </w:rPr>
        <w:t>战</w:t>
      </w:r>
      <w:r w:rsidR="00541D82" w:rsidRPr="00515380">
        <w:rPr>
          <w:rFonts w:ascii="华文中宋" w:eastAsia="华文中宋" w:hAnsi="华文中宋" w:cs="宋体" w:hint="eastAsia"/>
          <w:sz w:val="21"/>
          <w:szCs w:val="21"/>
          <w:lang w:eastAsia="zh-CN"/>
        </w:rPr>
        <w:t>。</w:t>
      </w:r>
      <w:r w:rsidR="00940BE8" w:rsidRPr="00515380">
        <w:rPr>
          <w:rFonts w:ascii="华文中宋" w:eastAsia="华文中宋" w:hAnsi="华文中宋" w:cs="宋体"/>
          <w:sz w:val="21"/>
          <w:szCs w:val="21"/>
          <w:lang w:eastAsia="zh-CN"/>
        </w:rPr>
        <w:t xml:space="preserve"> </w:t>
      </w:r>
    </w:p>
    <w:p w14:paraId="7FD4ABC7" w14:textId="34B1CEC8" w:rsidR="00967208" w:rsidRPr="00515380" w:rsidRDefault="00967208" w:rsidP="002327DA">
      <w:pPr>
        <w:spacing w:line="340" w:lineRule="atLeast"/>
        <w:ind w:firstLine="432"/>
        <w:jc w:val="both"/>
        <w:rPr>
          <w:rFonts w:ascii="华文中宋" w:eastAsia="华文中宋" w:hAnsi="华文中宋" w:cs="宋体"/>
          <w:sz w:val="21"/>
          <w:szCs w:val="21"/>
          <w:lang w:eastAsia="zh-CN"/>
        </w:rPr>
      </w:pPr>
      <w:r w:rsidRPr="00515380">
        <w:rPr>
          <w:rFonts w:ascii="华文中宋" w:eastAsia="华文中宋" w:hAnsi="华文中宋" w:cs="宋体" w:hint="eastAsia"/>
          <w:sz w:val="21"/>
          <w:szCs w:val="21"/>
          <w:lang w:eastAsia="zh-CN"/>
        </w:rPr>
        <w:t>为</w:t>
      </w:r>
      <w:r w:rsidRPr="00515380">
        <w:rPr>
          <w:rFonts w:ascii="华文中宋" w:eastAsia="华文中宋" w:hAnsi="华文中宋" w:cs="宋体"/>
          <w:sz w:val="21"/>
          <w:szCs w:val="21"/>
          <w:lang w:eastAsia="zh-CN"/>
        </w:rPr>
        <w:t>提高体系结构模拟器模拟</w:t>
      </w:r>
      <w:r w:rsidRPr="00515380">
        <w:rPr>
          <w:rFonts w:ascii="华文中宋" w:eastAsia="华文中宋" w:hAnsi="华文中宋" w:cs="宋体" w:hint="eastAsia"/>
          <w:sz w:val="21"/>
          <w:szCs w:val="21"/>
          <w:lang w:eastAsia="zh-CN"/>
        </w:rPr>
        <w:t>速度</w:t>
      </w:r>
      <w:r w:rsidRPr="00515380">
        <w:rPr>
          <w:rFonts w:ascii="华文中宋" w:eastAsia="华文中宋" w:hAnsi="华文中宋" w:cs="宋体"/>
          <w:sz w:val="21"/>
          <w:szCs w:val="21"/>
          <w:lang w:eastAsia="zh-CN"/>
        </w:rPr>
        <w:t>，</w:t>
      </w:r>
      <w:r w:rsidRPr="00515380">
        <w:rPr>
          <w:rFonts w:ascii="华文中宋" w:eastAsia="华文中宋" w:hAnsi="华文中宋" w:cs="宋体" w:hint="eastAsia"/>
          <w:sz w:val="21"/>
          <w:szCs w:val="21"/>
          <w:lang w:eastAsia="zh-CN"/>
        </w:rPr>
        <w:t>本文</w:t>
      </w:r>
      <w:r w:rsidRPr="00515380">
        <w:rPr>
          <w:rFonts w:ascii="华文中宋" w:eastAsia="华文中宋" w:hAnsi="华文中宋" w:cs="宋体"/>
          <w:sz w:val="21"/>
          <w:szCs w:val="21"/>
          <w:lang w:eastAsia="zh-CN"/>
        </w:rPr>
        <w:t>从指令</w:t>
      </w:r>
      <w:r w:rsidRPr="00515380">
        <w:rPr>
          <w:rFonts w:ascii="华文中宋" w:eastAsia="华文中宋" w:hAnsi="华文中宋" w:cs="宋体" w:hint="eastAsia"/>
          <w:sz w:val="21"/>
          <w:szCs w:val="21"/>
          <w:lang w:eastAsia="zh-CN"/>
        </w:rPr>
        <w:t>译码</w:t>
      </w:r>
      <w:r w:rsidRPr="00515380">
        <w:rPr>
          <w:rFonts w:ascii="华文中宋" w:eastAsia="华文中宋" w:hAnsi="华文中宋" w:cs="宋体"/>
          <w:sz w:val="21"/>
          <w:szCs w:val="21"/>
          <w:lang w:eastAsia="zh-CN"/>
        </w:rPr>
        <w:t>、</w:t>
      </w:r>
      <w:r w:rsidR="005D54CB">
        <w:rPr>
          <w:rFonts w:ascii="华文中宋" w:eastAsia="华文中宋" w:hAnsi="华文中宋" w:cs="宋体"/>
          <w:sz w:val="21"/>
          <w:szCs w:val="21"/>
          <w:lang w:eastAsia="zh-CN"/>
        </w:rPr>
        <w:t>并行离散事件模拟</w:t>
      </w:r>
      <w:r w:rsidR="004A1BF3">
        <w:rPr>
          <w:rFonts w:ascii="华文中宋" w:eastAsia="华文中宋" w:hAnsi="华文中宋" w:cs="宋体" w:hint="eastAsia"/>
          <w:sz w:val="21"/>
          <w:szCs w:val="21"/>
          <w:lang w:eastAsia="zh-CN"/>
        </w:rPr>
        <w:t>和</w:t>
      </w:r>
      <w:r w:rsidRPr="00515380">
        <w:rPr>
          <w:rFonts w:ascii="华文中宋" w:eastAsia="华文中宋" w:hAnsi="华文中宋" w:cs="宋体" w:hint="eastAsia"/>
          <w:sz w:val="21"/>
          <w:szCs w:val="21"/>
          <w:lang w:eastAsia="zh-CN"/>
        </w:rPr>
        <w:t>内存操作</w:t>
      </w:r>
      <w:r w:rsidRPr="00515380">
        <w:rPr>
          <w:rFonts w:ascii="华文中宋" w:eastAsia="华文中宋" w:hAnsi="华文中宋" w:cs="宋体"/>
          <w:sz w:val="21"/>
          <w:szCs w:val="21"/>
          <w:lang w:eastAsia="zh-CN"/>
        </w:rPr>
        <w:t>三个角度对</w:t>
      </w:r>
      <w:del w:id="60" w:author="Shawn" w:date="2016-03-22T20:28:00Z">
        <w:r w:rsidRPr="00515380" w:rsidDel="00FA617B">
          <w:rPr>
            <w:rFonts w:ascii="华文中宋" w:eastAsia="华文中宋" w:hAnsi="华文中宋" w:cs="宋体"/>
            <w:sz w:val="21"/>
            <w:szCs w:val="21"/>
            <w:lang w:eastAsia="zh-CN"/>
          </w:rPr>
          <w:delText>基</w:delText>
        </w:r>
        <w:commentRangeStart w:id="61"/>
        <w:r w:rsidRPr="00515380" w:rsidDel="00FA617B">
          <w:rPr>
            <w:rFonts w:ascii="华文中宋" w:eastAsia="华文中宋" w:hAnsi="华文中宋" w:cs="宋体"/>
            <w:sz w:val="21"/>
            <w:szCs w:val="21"/>
            <w:lang w:eastAsia="zh-CN"/>
          </w:rPr>
          <w:delText>于</w:delText>
        </w:r>
        <w:r w:rsidRPr="00755893" w:rsidDel="00FA617B">
          <w:rPr>
            <w:rFonts w:ascii="Times New Roman" w:eastAsia="华文中宋" w:hAnsi="Times New Roman" w:cs="Times New Roman"/>
            <w:sz w:val="21"/>
            <w:szCs w:val="21"/>
            <w:lang w:eastAsia="zh-CN"/>
          </w:rPr>
          <w:delText>PDES</w:delText>
        </w:r>
      </w:del>
      <w:commentRangeEnd w:id="61"/>
      <w:r w:rsidR="00FA617B">
        <w:rPr>
          <w:rStyle w:val="a7"/>
        </w:rPr>
        <w:commentReference w:id="61"/>
      </w:r>
      <w:del w:id="62" w:author="Shawn" w:date="2016-03-22T20:28:00Z">
        <w:r w:rsidRPr="00515380" w:rsidDel="00FA617B">
          <w:rPr>
            <w:rFonts w:ascii="华文中宋" w:eastAsia="华文中宋" w:hAnsi="华文中宋" w:cs="宋体"/>
            <w:sz w:val="21"/>
            <w:szCs w:val="21"/>
            <w:lang w:eastAsia="zh-CN"/>
          </w:rPr>
          <w:delText>的大规模并行</w:delText>
        </w:r>
      </w:del>
      <w:r w:rsidRPr="00515380">
        <w:rPr>
          <w:rFonts w:ascii="华文中宋" w:eastAsia="华文中宋" w:hAnsi="华文中宋" w:cs="宋体"/>
          <w:sz w:val="21"/>
          <w:szCs w:val="21"/>
          <w:lang w:eastAsia="zh-CN"/>
        </w:rPr>
        <w:t>模拟器进行加速研究。</w:t>
      </w:r>
      <w:r w:rsidRPr="00515380">
        <w:rPr>
          <w:rFonts w:ascii="华文中宋" w:eastAsia="华文中宋" w:hAnsi="华文中宋" w:cs="宋体" w:hint="eastAsia"/>
          <w:sz w:val="21"/>
          <w:szCs w:val="21"/>
          <w:lang w:eastAsia="zh-CN"/>
        </w:rPr>
        <w:t>本文</w:t>
      </w:r>
      <w:r w:rsidRPr="00515380">
        <w:rPr>
          <w:rFonts w:ascii="华文中宋" w:eastAsia="华文中宋" w:hAnsi="华文中宋" w:cs="宋体"/>
          <w:sz w:val="21"/>
          <w:szCs w:val="21"/>
          <w:lang w:eastAsia="zh-CN"/>
        </w:rPr>
        <w:t>的主要贡献如下：</w:t>
      </w:r>
    </w:p>
    <w:p w14:paraId="05E52731" w14:textId="78C9E78A" w:rsidR="00B31036" w:rsidRPr="00515380" w:rsidRDefault="00967208" w:rsidP="00EC79A8">
      <w:pPr>
        <w:pStyle w:val="a4"/>
        <w:numPr>
          <w:ilvl w:val="0"/>
          <w:numId w:val="9"/>
        </w:numPr>
        <w:spacing w:line="340" w:lineRule="atLeast"/>
        <w:jc w:val="both"/>
        <w:rPr>
          <w:rFonts w:ascii="华文中宋" w:eastAsia="华文中宋" w:hAnsi="华文中宋" w:cs="宋体"/>
          <w:sz w:val="21"/>
          <w:szCs w:val="21"/>
          <w:lang w:eastAsia="zh-CN"/>
        </w:rPr>
      </w:pPr>
      <w:r w:rsidRPr="00515380">
        <w:rPr>
          <w:rFonts w:ascii="华文中宋" w:eastAsia="华文中宋" w:hAnsi="华文中宋" w:cs="宋体"/>
          <w:sz w:val="21"/>
          <w:szCs w:val="21"/>
          <w:lang w:eastAsia="zh-CN"/>
        </w:rPr>
        <w:t>查找表技术。</w:t>
      </w:r>
      <w:r w:rsidRPr="00515380">
        <w:rPr>
          <w:rFonts w:ascii="华文中宋" w:eastAsia="华文中宋" w:hAnsi="华文中宋" w:cs="宋体" w:hint="eastAsia"/>
          <w:sz w:val="21"/>
          <w:szCs w:val="21"/>
          <w:lang w:eastAsia="zh-CN"/>
        </w:rPr>
        <w:t>基于提高单条指令或指令块执行速度的思路，</w:t>
      </w:r>
      <w:ins w:id="63" w:author="Shawn" w:date="2016-03-22T20:29:00Z">
        <w:r w:rsidR="00FA617B">
          <w:rPr>
            <w:rFonts w:ascii="华文中宋" w:eastAsia="华文中宋" w:hAnsi="华文中宋" w:cs="宋体" w:hint="eastAsia"/>
            <w:sz w:val="21"/>
            <w:szCs w:val="21"/>
            <w:lang w:eastAsia="zh-CN"/>
          </w:rPr>
          <w:t>提出</w:t>
        </w:r>
      </w:ins>
      <w:r w:rsidRPr="00515380">
        <w:rPr>
          <w:rFonts w:ascii="华文中宋" w:eastAsia="华文中宋" w:hAnsi="华文中宋" w:cs="宋体" w:hint="eastAsia"/>
          <w:sz w:val="21"/>
          <w:szCs w:val="21"/>
          <w:lang w:eastAsia="zh-CN"/>
        </w:rPr>
        <w:t>静态查找表技术</w:t>
      </w:r>
      <w:ins w:id="64" w:author="Shawn" w:date="2016-03-22T20:29:00Z">
        <w:r w:rsidR="00FA617B">
          <w:rPr>
            <w:rFonts w:ascii="华文中宋" w:eastAsia="华文中宋" w:hAnsi="华文中宋" w:cs="宋体" w:hint="eastAsia"/>
            <w:sz w:val="21"/>
            <w:szCs w:val="21"/>
            <w:lang w:eastAsia="zh-CN"/>
          </w:rPr>
          <w:t>以</w:t>
        </w:r>
      </w:ins>
      <w:r w:rsidRPr="00515380">
        <w:rPr>
          <w:rFonts w:ascii="华文中宋" w:eastAsia="华文中宋" w:hAnsi="华文中宋" w:cs="宋体" w:hint="eastAsia"/>
          <w:sz w:val="21"/>
          <w:szCs w:val="21"/>
          <w:lang w:eastAsia="zh-CN"/>
        </w:rPr>
        <w:t>充分</w:t>
      </w:r>
      <w:r w:rsidRPr="00515380">
        <w:rPr>
          <w:rFonts w:ascii="华文中宋" w:eastAsia="华文中宋" w:hAnsi="华文中宋" w:cs="宋体" w:hint="eastAsia"/>
          <w:sz w:val="21"/>
          <w:szCs w:val="21"/>
          <w:lang w:eastAsia="zh-CN"/>
        </w:rPr>
        <w:lastRenderedPageBreak/>
        <w:t>利用模拟中相对充足的</w:t>
      </w:r>
      <w:r w:rsidR="00A161FC" w:rsidRPr="00515380">
        <w:rPr>
          <w:rFonts w:ascii="华文中宋" w:eastAsia="华文中宋" w:hAnsi="华文中宋" w:cs="宋体"/>
          <w:sz w:val="21"/>
          <w:szCs w:val="21"/>
          <w:lang w:eastAsia="zh-CN"/>
        </w:rPr>
        <w:t>内存</w:t>
      </w:r>
      <w:r w:rsidRPr="00515380">
        <w:rPr>
          <w:rFonts w:ascii="华文中宋" w:eastAsia="华文中宋" w:hAnsi="华文中宋" w:cs="宋体" w:hint="eastAsia"/>
          <w:sz w:val="21"/>
          <w:szCs w:val="21"/>
          <w:lang w:eastAsia="zh-CN"/>
        </w:rPr>
        <w:t>空间资源</w:t>
      </w:r>
      <w:ins w:id="65" w:author="Shawn" w:date="2016-03-22T20:29:00Z">
        <w:r w:rsidR="00FA617B">
          <w:rPr>
            <w:rFonts w:ascii="华文中宋" w:eastAsia="华文中宋" w:hAnsi="华文中宋" w:cs="宋体" w:hint="eastAsia"/>
            <w:sz w:val="21"/>
            <w:szCs w:val="21"/>
            <w:lang w:eastAsia="zh-CN"/>
          </w:rPr>
          <w:t>，</w:t>
        </w:r>
      </w:ins>
      <w:r w:rsidRPr="00515380">
        <w:rPr>
          <w:rFonts w:ascii="华文中宋" w:eastAsia="华文中宋" w:hAnsi="华文中宋" w:cs="宋体" w:hint="eastAsia"/>
          <w:sz w:val="21"/>
          <w:szCs w:val="21"/>
          <w:lang w:eastAsia="zh-CN"/>
        </w:rPr>
        <w:t>减少花费在计算上的时间，以争取更快的执行速度。</w:t>
      </w:r>
    </w:p>
    <w:p w14:paraId="7DEBA7CF" w14:textId="77777777" w:rsidR="00B31036" w:rsidRPr="00515380" w:rsidRDefault="00967208" w:rsidP="00EC79A8">
      <w:pPr>
        <w:pStyle w:val="a4"/>
        <w:numPr>
          <w:ilvl w:val="0"/>
          <w:numId w:val="9"/>
        </w:numPr>
        <w:spacing w:line="340" w:lineRule="atLeast"/>
        <w:jc w:val="both"/>
        <w:rPr>
          <w:rFonts w:ascii="华文中宋" w:eastAsia="华文中宋" w:hAnsi="华文中宋" w:cs="宋体"/>
          <w:sz w:val="21"/>
          <w:szCs w:val="21"/>
          <w:lang w:eastAsia="zh-CN"/>
        </w:rPr>
      </w:pPr>
      <w:r w:rsidRPr="00515380">
        <w:rPr>
          <w:rFonts w:ascii="华文中宋" w:eastAsia="华文中宋" w:hAnsi="华文中宋" w:cs="宋体"/>
          <w:sz w:val="21"/>
          <w:szCs w:val="21"/>
          <w:lang w:eastAsia="zh-CN"/>
        </w:rPr>
        <w:t>并行模拟框架。</w:t>
      </w:r>
      <w:r w:rsidRPr="00515380">
        <w:rPr>
          <w:rFonts w:ascii="华文中宋" w:eastAsia="华文中宋" w:hAnsi="华文中宋" w:cs="宋体" w:hint="eastAsia"/>
          <w:sz w:val="21"/>
          <w:szCs w:val="21"/>
          <w:lang w:eastAsia="zh-CN"/>
        </w:rPr>
        <w:t>基于提高模拟器并发度的思路，模拟器使用组件化的设计，不同组件之间如果需要通信，则发送消息到模拟框架，由框架根据所属组件的类型，调用相应组件的处理算法完成对消息的处理或转发。基于利用模拟平台并行性的思路，对组件间海量消息的处理可以利用宿主平台的多核资源完成，每个核承担一部分消息的处理，整体执行时间将显著减少。</w:t>
      </w:r>
    </w:p>
    <w:p w14:paraId="7928A100" w14:textId="1E1E4B16" w:rsidR="00967208" w:rsidRPr="00515380" w:rsidRDefault="008A507C" w:rsidP="00EC79A8">
      <w:pPr>
        <w:pStyle w:val="a4"/>
        <w:numPr>
          <w:ilvl w:val="0"/>
          <w:numId w:val="9"/>
        </w:numPr>
        <w:spacing w:line="340" w:lineRule="atLeast"/>
        <w:jc w:val="both"/>
        <w:rPr>
          <w:rFonts w:ascii="华文中宋" w:eastAsia="华文中宋" w:hAnsi="华文中宋" w:cs="宋体"/>
          <w:sz w:val="21"/>
          <w:szCs w:val="21"/>
          <w:lang w:eastAsia="zh-CN"/>
        </w:rPr>
      </w:pPr>
      <w:r>
        <w:rPr>
          <w:rFonts w:ascii="华文中宋" w:eastAsia="华文中宋" w:hAnsi="华文中宋" w:cs="宋体" w:hint="eastAsia"/>
          <w:sz w:val="21"/>
          <w:szCs w:val="21"/>
          <w:lang w:eastAsia="zh-CN"/>
        </w:rPr>
        <w:t>内存池</w:t>
      </w:r>
      <w:r w:rsidR="00053BB5">
        <w:rPr>
          <w:rFonts w:ascii="华文中宋" w:eastAsia="华文中宋" w:hAnsi="华文中宋" w:cs="宋体" w:hint="eastAsia"/>
          <w:sz w:val="21"/>
          <w:szCs w:val="21"/>
          <w:lang w:eastAsia="zh-CN"/>
        </w:rPr>
        <w:t>技术</w:t>
      </w:r>
      <w:r w:rsidR="00967208" w:rsidRPr="00515380">
        <w:rPr>
          <w:rFonts w:ascii="华文中宋" w:eastAsia="华文中宋" w:hAnsi="华文中宋" w:cs="宋体"/>
          <w:sz w:val="21"/>
          <w:szCs w:val="21"/>
          <w:lang w:eastAsia="zh-CN"/>
        </w:rPr>
        <w:t>。模拟器运行过程中会有大量</w:t>
      </w:r>
      <w:r w:rsidR="00967208" w:rsidRPr="00515380">
        <w:rPr>
          <w:rFonts w:ascii="华文中宋" w:eastAsia="华文中宋" w:hAnsi="华文中宋" w:cs="宋体" w:hint="eastAsia"/>
          <w:sz w:val="21"/>
          <w:szCs w:val="21"/>
          <w:lang w:eastAsia="zh-CN"/>
        </w:rPr>
        <w:t>旧</w:t>
      </w:r>
      <w:r w:rsidR="00967208" w:rsidRPr="00515380">
        <w:rPr>
          <w:rFonts w:ascii="华文中宋" w:eastAsia="华文中宋" w:hAnsi="华文中宋" w:cs="宋体"/>
          <w:sz w:val="21"/>
          <w:szCs w:val="21"/>
          <w:lang w:eastAsia="zh-CN"/>
        </w:rPr>
        <w:t>消息的释放和新消息的产生。实验中我们发现，</w:t>
      </w:r>
      <w:r w:rsidR="00967208" w:rsidRPr="00515380">
        <w:rPr>
          <w:rFonts w:ascii="华文中宋" w:eastAsia="华文中宋" w:hAnsi="华文中宋" w:cs="宋体" w:hint="eastAsia"/>
          <w:sz w:val="21"/>
          <w:szCs w:val="21"/>
          <w:lang w:eastAsia="zh-CN"/>
        </w:rPr>
        <w:t>随之</w:t>
      </w:r>
      <w:r w:rsidR="00967208" w:rsidRPr="00515380">
        <w:rPr>
          <w:rFonts w:ascii="华文中宋" w:eastAsia="华文中宋" w:hAnsi="华文中宋" w:cs="宋体"/>
          <w:sz w:val="21"/>
          <w:szCs w:val="21"/>
          <w:lang w:eastAsia="zh-CN"/>
        </w:rPr>
        <w:t>产生的大量内存空间的释放和申请</w:t>
      </w:r>
      <w:r w:rsidR="00967208" w:rsidRPr="00515380">
        <w:rPr>
          <w:rFonts w:ascii="华文中宋" w:eastAsia="华文中宋" w:hAnsi="华文中宋" w:cs="宋体" w:hint="eastAsia"/>
          <w:sz w:val="21"/>
          <w:szCs w:val="21"/>
          <w:lang w:eastAsia="zh-CN"/>
        </w:rPr>
        <w:t>将</w:t>
      </w:r>
      <w:r w:rsidR="00967208" w:rsidRPr="00515380">
        <w:rPr>
          <w:rFonts w:ascii="华文中宋" w:eastAsia="华文中宋" w:hAnsi="华文中宋" w:cs="宋体"/>
          <w:sz w:val="21"/>
          <w:szCs w:val="21"/>
          <w:lang w:eastAsia="zh-CN"/>
        </w:rPr>
        <w:t>成为系统</w:t>
      </w:r>
      <w:r w:rsidR="00967208" w:rsidRPr="00515380">
        <w:rPr>
          <w:rFonts w:ascii="华文中宋" w:eastAsia="华文中宋" w:hAnsi="华文中宋" w:cs="宋体" w:hint="eastAsia"/>
          <w:sz w:val="21"/>
          <w:szCs w:val="21"/>
          <w:lang w:eastAsia="zh-CN"/>
        </w:rPr>
        <w:t>性能</w:t>
      </w:r>
      <w:r w:rsidR="00967208" w:rsidRPr="00515380">
        <w:rPr>
          <w:rFonts w:ascii="华文中宋" w:eastAsia="华文中宋" w:hAnsi="华文中宋" w:cs="宋体"/>
          <w:sz w:val="21"/>
          <w:szCs w:val="21"/>
          <w:lang w:eastAsia="zh-CN"/>
        </w:rPr>
        <w:t>提升的瓶颈。本文使用内存池的方案</w:t>
      </w:r>
      <w:r w:rsidR="00967208" w:rsidRPr="00515380">
        <w:rPr>
          <w:rFonts w:ascii="华文中宋" w:eastAsia="华文中宋" w:hAnsi="华文中宋" w:cs="宋体" w:hint="eastAsia"/>
          <w:sz w:val="21"/>
          <w:szCs w:val="21"/>
          <w:lang w:eastAsia="zh-CN"/>
        </w:rPr>
        <w:t>优化</w:t>
      </w:r>
      <w:r w:rsidR="00967208" w:rsidRPr="00515380">
        <w:rPr>
          <w:rFonts w:ascii="华文中宋" w:eastAsia="华文中宋" w:hAnsi="华文中宋" w:cs="宋体"/>
          <w:sz w:val="21"/>
          <w:szCs w:val="21"/>
          <w:lang w:eastAsia="zh-CN"/>
        </w:rPr>
        <w:t>组件内存空间的管理，从而</w:t>
      </w:r>
      <w:r w:rsidR="00967208" w:rsidRPr="00515380">
        <w:rPr>
          <w:rFonts w:ascii="华文中宋" w:eastAsia="华文中宋" w:hAnsi="华文中宋" w:cs="宋体" w:hint="eastAsia"/>
          <w:sz w:val="21"/>
          <w:szCs w:val="21"/>
          <w:lang w:eastAsia="zh-CN"/>
        </w:rPr>
        <w:t>消除</w:t>
      </w:r>
      <w:r w:rsidR="00967208" w:rsidRPr="00515380">
        <w:rPr>
          <w:rFonts w:ascii="华文中宋" w:eastAsia="华文中宋" w:hAnsi="华文中宋" w:cs="宋体"/>
          <w:sz w:val="21"/>
          <w:szCs w:val="21"/>
          <w:lang w:eastAsia="zh-CN"/>
        </w:rPr>
        <w:t>了</w:t>
      </w:r>
      <w:r w:rsidR="00967208" w:rsidRPr="00515380">
        <w:rPr>
          <w:rFonts w:ascii="华文中宋" w:eastAsia="华文中宋" w:hAnsi="华文中宋" w:cs="宋体" w:hint="eastAsia"/>
          <w:sz w:val="21"/>
          <w:szCs w:val="21"/>
          <w:lang w:eastAsia="zh-CN"/>
        </w:rPr>
        <w:t>大量</w:t>
      </w:r>
      <w:r w:rsidR="00967208" w:rsidRPr="00515380">
        <w:rPr>
          <w:rFonts w:ascii="华文中宋" w:eastAsia="华文中宋" w:hAnsi="华文中宋" w:cs="宋体"/>
          <w:sz w:val="21"/>
          <w:szCs w:val="21"/>
          <w:lang w:eastAsia="zh-CN"/>
        </w:rPr>
        <w:t>的</w:t>
      </w:r>
      <w:r w:rsidR="00967208" w:rsidRPr="00515380">
        <w:rPr>
          <w:rFonts w:ascii="华文中宋" w:eastAsia="华文中宋" w:hAnsi="华文中宋" w:cs="宋体" w:hint="eastAsia"/>
          <w:sz w:val="21"/>
          <w:szCs w:val="21"/>
          <w:lang w:eastAsia="zh-CN"/>
        </w:rPr>
        <w:t>内存空间</w:t>
      </w:r>
      <w:r w:rsidR="00967208" w:rsidRPr="00515380">
        <w:rPr>
          <w:rFonts w:ascii="华文中宋" w:eastAsia="华文中宋" w:hAnsi="华文中宋" w:cs="宋体"/>
          <w:sz w:val="21"/>
          <w:szCs w:val="21"/>
          <w:lang w:eastAsia="zh-CN"/>
        </w:rPr>
        <w:t>的释放和申请。</w:t>
      </w:r>
    </w:p>
    <w:p w14:paraId="67D129D4" w14:textId="2E40D946" w:rsidR="00967208" w:rsidRPr="00967208" w:rsidRDefault="00967208" w:rsidP="00EC79A8">
      <w:pPr>
        <w:pStyle w:val="1"/>
        <w:numPr>
          <w:ilvl w:val="0"/>
          <w:numId w:val="3"/>
        </w:numPr>
        <w:rPr>
          <w:rFonts w:ascii="华文中宋" w:eastAsia="华文中宋" w:hAnsi="华文中宋"/>
          <w:b/>
          <w:color w:val="000000" w:themeColor="text1"/>
          <w:sz w:val="24"/>
          <w:szCs w:val="21"/>
          <w:lang w:eastAsia="zh-CN"/>
        </w:rPr>
      </w:pPr>
      <w:r w:rsidRPr="00967208">
        <w:rPr>
          <w:rFonts w:ascii="华文中宋" w:eastAsia="华文中宋" w:hAnsi="华文中宋" w:hint="eastAsia"/>
          <w:b/>
          <w:color w:val="000000" w:themeColor="text1"/>
          <w:sz w:val="24"/>
          <w:szCs w:val="21"/>
          <w:lang w:eastAsia="zh-CN"/>
        </w:rPr>
        <w:t>相</w:t>
      </w:r>
      <w:r w:rsidR="00311339">
        <w:rPr>
          <w:rFonts w:ascii="华文中宋" w:eastAsia="华文中宋" w:hAnsi="华文中宋"/>
          <w:b/>
          <w:color w:val="000000" w:themeColor="text1"/>
          <w:sz w:val="24"/>
          <w:szCs w:val="21"/>
          <w:lang w:eastAsia="zh-CN"/>
        </w:rPr>
        <w:t xml:space="preserve"> </w:t>
      </w:r>
      <w:r w:rsidRPr="00967208">
        <w:rPr>
          <w:rFonts w:ascii="华文中宋" w:eastAsia="华文中宋" w:hAnsi="华文中宋" w:hint="eastAsia"/>
          <w:b/>
          <w:color w:val="000000" w:themeColor="text1"/>
          <w:sz w:val="24"/>
          <w:szCs w:val="21"/>
          <w:lang w:eastAsia="zh-CN"/>
        </w:rPr>
        <w:t>关</w:t>
      </w:r>
      <w:r w:rsidR="00311339">
        <w:rPr>
          <w:rFonts w:ascii="华文中宋" w:eastAsia="华文中宋" w:hAnsi="华文中宋"/>
          <w:b/>
          <w:color w:val="000000" w:themeColor="text1"/>
          <w:sz w:val="24"/>
          <w:szCs w:val="21"/>
          <w:lang w:eastAsia="zh-CN"/>
        </w:rPr>
        <w:t xml:space="preserve"> </w:t>
      </w:r>
      <w:r w:rsidRPr="00967208">
        <w:rPr>
          <w:rFonts w:ascii="华文中宋" w:eastAsia="华文中宋" w:hAnsi="华文中宋" w:hint="eastAsia"/>
          <w:b/>
          <w:color w:val="000000" w:themeColor="text1"/>
          <w:sz w:val="24"/>
          <w:szCs w:val="21"/>
          <w:lang w:eastAsia="zh-CN"/>
        </w:rPr>
        <w:t>工</w:t>
      </w:r>
      <w:r w:rsidR="00311339">
        <w:rPr>
          <w:rFonts w:ascii="华文中宋" w:eastAsia="华文中宋" w:hAnsi="华文中宋"/>
          <w:b/>
          <w:color w:val="000000" w:themeColor="text1"/>
          <w:sz w:val="24"/>
          <w:szCs w:val="21"/>
          <w:lang w:eastAsia="zh-CN"/>
        </w:rPr>
        <w:t xml:space="preserve"> </w:t>
      </w:r>
      <w:r w:rsidRPr="00967208">
        <w:rPr>
          <w:rFonts w:ascii="华文中宋" w:eastAsia="华文中宋" w:hAnsi="华文中宋" w:hint="eastAsia"/>
          <w:b/>
          <w:color w:val="000000" w:themeColor="text1"/>
          <w:sz w:val="24"/>
          <w:szCs w:val="21"/>
          <w:lang w:eastAsia="zh-CN"/>
        </w:rPr>
        <w:t>作</w:t>
      </w:r>
    </w:p>
    <w:p w14:paraId="1AC6848C" w14:textId="77777777" w:rsidR="00721332" w:rsidRPr="00515380" w:rsidRDefault="008C4A71" w:rsidP="002327DA">
      <w:pPr>
        <w:spacing w:line="340" w:lineRule="atLeast"/>
        <w:ind w:firstLine="432"/>
        <w:jc w:val="both"/>
        <w:rPr>
          <w:rFonts w:ascii="华文中宋" w:eastAsia="华文中宋" w:hAnsi="华文中宋" w:cs="宋体"/>
          <w:sz w:val="21"/>
          <w:szCs w:val="21"/>
          <w:lang w:eastAsia="zh-CN"/>
        </w:rPr>
      </w:pPr>
      <w:r w:rsidRPr="00515380">
        <w:rPr>
          <w:rFonts w:ascii="华文中宋" w:eastAsia="华文中宋" w:hAnsi="华文中宋" w:cs="宋体" w:hint="eastAsia"/>
          <w:sz w:val="21"/>
          <w:szCs w:val="21"/>
          <w:lang w:eastAsia="zh-CN"/>
        </w:rPr>
        <w:t>众核体系结构规模日益庞大，大规模并行体系结构的模拟变成巨大的挑战。目前，大多数模拟器都是串行执行。串行模拟器用一个主机线程来模拟整个目标系统，当目标系统的核数增加时，分配给单个核的模拟性能就会下降。</w:t>
      </w:r>
      <w:r w:rsidR="00721332" w:rsidRPr="00515380">
        <w:rPr>
          <w:rFonts w:ascii="华文中宋" w:eastAsia="华文中宋" w:hAnsi="华文中宋" w:cs="宋体" w:hint="eastAsia"/>
          <w:sz w:val="21"/>
          <w:szCs w:val="21"/>
          <w:lang w:eastAsia="zh-CN"/>
        </w:rPr>
        <w:t>现有的</w:t>
      </w:r>
      <w:r w:rsidR="00721332" w:rsidRPr="00515380">
        <w:rPr>
          <w:rFonts w:ascii="华文中宋" w:eastAsia="华文中宋" w:hAnsi="华文中宋" w:cs="宋体"/>
          <w:sz w:val="21"/>
          <w:szCs w:val="21"/>
          <w:lang w:eastAsia="zh-CN"/>
        </w:rPr>
        <w:t>模拟器加速技术主要分为三类：</w:t>
      </w:r>
    </w:p>
    <w:p w14:paraId="05EDA0AC" w14:textId="01E2BFA3" w:rsidR="00027FA6" w:rsidRPr="00EE1431" w:rsidRDefault="008C4A71" w:rsidP="00EC79A8">
      <w:pPr>
        <w:pStyle w:val="a4"/>
        <w:keepNext/>
        <w:keepLines/>
        <w:widowControl w:val="0"/>
        <w:numPr>
          <w:ilvl w:val="0"/>
          <w:numId w:val="4"/>
        </w:numPr>
        <w:tabs>
          <w:tab w:val="left" w:pos="0"/>
        </w:tabs>
        <w:overflowPunct w:val="0"/>
        <w:autoSpaceDE w:val="0"/>
        <w:autoSpaceDN w:val="0"/>
        <w:adjustRightInd w:val="0"/>
        <w:spacing w:line="320" w:lineRule="exact"/>
        <w:textAlignment w:val="baseline"/>
        <w:outlineLvl w:val="1"/>
        <w:rPr>
          <w:rFonts w:ascii="华文中宋" w:eastAsia="华文中宋" w:hAnsi="华文中宋" w:cs="宋体"/>
          <w:b/>
          <w:szCs w:val="21"/>
          <w:lang w:eastAsia="zh-CN"/>
        </w:rPr>
      </w:pPr>
      <w:r w:rsidRPr="00482CD5">
        <w:rPr>
          <w:rFonts w:ascii="华文中宋" w:eastAsia="华文中宋" w:hAnsi="华文中宋" w:cs="宋体"/>
          <w:b/>
          <w:sz w:val="21"/>
          <w:szCs w:val="21"/>
          <w:lang w:eastAsia="zh-CN"/>
        </w:rPr>
        <w:t>提高单条指令或指令块的</w:t>
      </w:r>
      <w:r w:rsidRPr="00482CD5">
        <w:rPr>
          <w:rFonts w:ascii="华文中宋" w:eastAsia="华文中宋" w:hAnsi="华文中宋" w:cs="宋体" w:hint="eastAsia"/>
          <w:b/>
          <w:sz w:val="21"/>
          <w:szCs w:val="21"/>
          <w:lang w:eastAsia="zh-CN"/>
        </w:rPr>
        <w:t>执行速度</w:t>
      </w:r>
    </w:p>
    <w:p w14:paraId="7EA555E6" w14:textId="275A0780" w:rsidR="008C4A71" w:rsidRPr="00515380" w:rsidRDefault="008C4A71" w:rsidP="002327DA">
      <w:pPr>
        <w:spacing w:line="340" w:lineRule="atLeast"/>
        <w:ind w:firstLine="432"/>
        <w:jc w:val="both"/>
        <w:rPr>
          <w:rFonts w:ascii="华文中宋" w:eastAsia="华文中宋" w:hAnsi="华文中宋" w:cs="宋体"/>
          <w:sz w:val="21"/>
          <w:szCs w:val="21"/>
          <w:lang w:eastAsia="zh-CN"/>
        </w:rPr>
      </w:pPr>
      <w:r w:rsidRPr="00515380">
        <w:rPr>
          <w:rFonts w:ascii="华文中宋" w:eastAsia="华文中宋" w:hAnsi="华文中宋" w:cs="宋体"/>
          <w:sz w:val="21"/>
          <w:szCs w:val="21"/>
          <w:lang w:eastAsia="zh-CN"/>
        </w:rPr>
        <w:t>执行驱动的模拟器，</w:t>
      </w:r>
      <w:r w:rsidRPr="00515380">
        <w:rPr>
          <w:rFonts w:ascii="华文中宋" w:eastAsia="华文中宋" w:hAnsi="华文中宋" w:cs="宋体" w:hint="eastAsia"/>
          <w:sz w:val="21"/>
          <w:szCs w:val="21"/>
          <w:lang w:eastAsia="zh-CN"/>
        </w:rPr>
        <w:t>其</w:t>
      </w:r>
      <w:r w:rsidRPr="00515380">
        <w:rPr>
          <w:rFonts w:ascii="华文中宋" w:eastAsia="华文中宋" w:hAnsi="华文中宋" w:cs="宋体"/>
          <w:sz w:val="21"/>
          <w:szCs w:val="21"/>
          <w:lang w:eastAsia="zh-CN"/>
        </w:rPr>
        <w:t>执行的最基本</w:t>
      </w:r>
      <w:r w:rsidRPr="00515380">
        <w:rPr>
          <w:rFonts w:ascii="华文中宋" w:eastAsia="华文中宋" w:hAnsi="华文中宋" w:cs="宋体" w:hint="eastAsia"/>
          <w:sz w:val="21"/>
          <w:szCs w:val="21"/>
          <w:lang w:eastAsia="zh-CN"/>
        </w:rPr>
        <w:t>对象</w:t>
      </w:r>
      <w:r w:rsidRPr="00515380">
        <w:rPr>
          <w:rFonts w:ascii="华文中宋" w:eastAsia="华文中宋" w:hAnsi="华文中宋" w:cs="宋体"/>
          <w:sz w:val="21"/>
          <w:szCs w:val="21"/>
          <w:lang w:eastAsia="zh-CN"/>
        </w:rPr>
        <w:t>是一条条指令。直观上</w:t>
      </w:r>
      <w:r w:rsidRPr="00515380">
        <w:rPr>
          <w:rFonts w:ascii="华文中宋" w:eastAsia="华文中宋" w:hAnsi="华文中宋" w:cs="宋体" w:hint="eastAsia"/>
          <w:sz w:val="21"/>
          <w:szCs w:val="21"/>
          <w:lang w:eastAsia="zh-CN"/>
        </w:rPr>
        <w:t>看</w:t>
      </w:r>
      <w:r w:rsidRPr="00515380">
        <w:rPr>
          <w:rFonts w:ascii="华文中宋" w:eastAsia="华文中宋" w:hAnsi="华文中宋" w:cs="宋体"/>
          <w:sz w:val="21"/>
          <w:szCs w:val="21"/>
          <w:lang w:eastAsia="zh-CN"/>
        </w:rPr>
        <w:t>，</w:t>
      </w:r>
      <w:r w:rsidRPr="00515380">
        <w:rPr>
          <w:rFonts w:ascii="华文中宋" w:eastAsia="华文中宋" w:hAnsi="华文中宋" w:cs="宋体" w:hint="eastAsia"/>
          <w:sz w:val="21"/>
          <w:szCs w:val="21"/>
          <w:lang w:eastAsia="zh-CN"/>
        </w:rPr>
        <w:t>如果</w:t>
      </w:r>
      <w:r w:rsidRPr="00515380">
        <w:rPr>
          <w:rFonts w:ascii="华文中宋" w:eastAsia="华文中宋" w:hAnsi="华文中宋" w:cs="宋体"/>
          <w:sz w:val="21"/>
          <w:szCs w:val="21"/>
          <w:lang w:eastAsia="zh-CN"/>
        </w:rPr>
        <w:t>可以提高每一条指令的执行速度，</w:t>
      </w:r>
      <w:r w:rsidRPr="00515380">
        <w:rPr>
          <w:rFonts w:ascii="华文中宋" w:eastAsia="华文中宋" w:hAnsi="华文中宋" w:cs="宋体" w:hint="eastAsia"/>
          <w:sz w:val="21"/>
          <w:szCs w:val="21"/>
          <w:lang w:eastAsia="zh-CN"/>
        </w:rPr>
        <w:t>那么整个</w:t>
      </w:r>
      <w:r w:rsidRPr="00515380">
        <w:rPr>
          <w:rFonts w:ascii="华文中宋" w:eastAsia="华文中宋" w:hAnsi="华文中宋" w:cs="宋体"/>
          <w:sz w:val="21"/>
          <w:szCs w:val="21"/>
          <w:lang w:eastAsia="zh-CN"/>
        </w:rPr>
        <w:t>模拟器的运行时间也将会显著减少。这类加速技术包括各类软件</w:t>
      </w:r>
      <w:r w:rsidRPr="00515380">
        <w:rPr>
          <w:rFonts w:ascii="华文中宋" w:eastAsia="华文中宋" w:hAnsi="华文中宋" w:cs="宋体" w:hint="eastAsia"/>
          <w:sz w:val="21"/>
          <w:szCs w:val="21"/>
          <w:lang w:eastAsia="zh-CN"/>
        </w:rPr>
        <w:t>调优</w:t>
      </w:r>
      <w:r w:rsidR="00C14C7D">
        <w:rPr>
          <w:rFonts w:ascii="华文中宋" w:eastAsia="华文中宋" w:hAnsi="华文中宋" w:cs="宋体"/>
          <w:sz w:val="21"/>
          <w:szCs w:val="21"/>
          <w:lang w:eastAsia="zh-CN"/>
        </w:rPr>
        <w:t>及编译优化技术</w:t>
      </w:r>
      <w:r w:rsidRPr="00515380">
        <w:rPr>
          <w:rFonts w:ascii="华文中宋" w:eastAsia="华文中宋" w:hAnsi="华文中宋" w:cs="宋体"/>
          <w:sz w:val="21"/>
          <w:szCs w:val="21"/>
          <w:lang w:eastAsia="zh-CN"/>
        </w:rPr>
        <w:t>、</w:t>
      </w:r>
      <w:r w:rsidR="00C332C1" w:rsidRPr="00515380">
        <w:rPr>
          <w:rFonts w:ascii="华文中宋" w:eastAsia="华文中宋" w:hAnsi="华文中宋" w:cs="宋体" w:hint="eastAsia"/>
          <w:sz w:val="21"/>
          <w:szCs w:val="21"/>
          <w:lang w:eastAsia="zh-CN"/>
        </w:rPr>
        <w:t>直接执行</w:t>
      </w:r>
      <w:r w:rsidR="00C332C1" w:rsidRPr="004A30FB">
        <w:rPr>
          <w:rFonts w:ascii="Times New Roman" w:eastAsia="华文中宋" w:hAnsi="Times New Roman" w:cs="Times New Roman"/>
          <w:sz w:val="21"/>
          <w:szCs w:val="21"/>
          <w:lang w:eastAsia="zh-CN"/>
        </w:rPr>
        <w:fldChar w:fldCharType="begin"/>
      </w:r>
      <w:r w:rsidR="00C332C1" w:rsidRPr="004A30FB">
        <w:rPr>
          <w:rFonts w:ascii="Times New Roman" w:eastAsia="华文中宋" w:hAnsi="Times New Roman" w:cs="Times New Roman"/>
          <w:sz w:val="21"/>
          <w:szCs w:val="21"/>
          <w:lang w:eastAsia="zh-CN"/>
        </w:rPr>
        <w:instrText xml:space="preserve"> </w:instrText>
      </w:r>
      <w:r w:rsidR="00C332C1" w:rsidRPr="004A30FB">
        <w:rPr>
          <w:rFonts w:ascii="Times New Roman" w:eastAsia="华文中宋" w:hAnsi="Times New Roman" w:cs="Times New Roman" w:hint="eastAsia"/>
          <w:sz w:val="21"/>
          <w:szCs w:val="21"/>
          <w:lang w:eastAsia="zh-CN"/>
        </w:rPr>
        <w:instrText>REF _Ref403662052 \r \h</w:instrText>
      </w:r>
      <w:r w:rsidR="00C332C1" w:rsidRPr="004A30FB">
        <w:rPr>
          <w:rFonts w:ascii="Times New Roman" w:eastAsia="华文中宋" w:hAnsi="Times New Roman" w:cs="Times New Roman"/>
          <w:sz w:val="21"/>
          <w:szCs w:val="21"/>
          <w:lang w:eastAsia="zh-CN"/>
        </w:rPr>
        <w:instrText xml:space="preserve">  \* MERGEFORMAT </w:instrText>
      </w:r>
      <w:r w:rsidR="00C332C1" w:rsidRPr="004A30FB">
        <w:rPr>
          <w:rFonts w:ascii="Times New Roman" w:eastAsia="华文中宋" w:hAnsi="Times New Roman" w:cs="Times New Roman"/>
          <w:sz w:val="21"/>
          <w:szCs w:val="21"/>
          <w:lang w:eastAsia="zh-CN"/>
        </w:rPr>
      </w:r>
      <w:r w:rsidR="00C332C1" w:rsidRPr="004A30FB">
        <w:rPr>
          <w:rFonts w:ascii="Times New Roman" w:eastAsia="华文中宋" w:hAnsi="Times New Roman" w:cs="Times New Roman"/>
          <w:sz w:val="21"/>
          <w:szCs w:val="21"/>
          <w:lang w:eastAsia="zh-CN"/>
        </w:rPr>
        <w:fldChar w:fldCharType="separate"/>
      </w:r>
      <w:r w:rsidR="00710AA6">
        <w:rPr>
          <w:rFonts w:ascii="Times New Roman" w:eastAsia="华文中宋" w:hAnsi="Times New Roman" w:cs="Times New Roman"/>
          <w:sz w:val="21"/>
          <w:szCs w:val="21"/>
          <w:lang w:eastAsia="zh-CN"/>
        </w:rPr>
        <w:t>[6]</w:t>
      </w:r>
      <w:r w:rsidR="00C332C1" w:rsidRPr="004A30FB">
        <w:rPr>
          <w:rFonts w:ascii="Times New Roman" w:eastAsia="华文中宋" w:hAnsi="Times New Roman" w:cs="Times New Roman"/>
          <w:sz w:val="21"/>
          <w:szCs w:val="21"/>
          <w:lang w:eastAsia="zh-CN"/>
        </w:rPr>
        <w:fldChar w:fldCharType="end"/>
      </w:r>
      <w:r w:rsidR="00C332C1" w:rsidRPr="00515380">
        <w:rPr>
          <w:rFonts w:ascii="华文中宋" w:eastAsia="华文中宋" w:hAnsi="华文中宋" w:cs="宋体"/>
          <w:sz w:val="21"/>
          <w:szCs w:val="21"/>
          <w:lang w:eastAsia="zh-CN"/>
        </w:rPr>
        <w:t>、</w:t>
      </w:r>
      <w:r w:rsidRPr="00515380">
        <w:rPr>
          <w:rFonts w:ascii="华文中宋" w:eastAsia="华文中宋" w:hAnsi="华文中宋" w:cs="宋体"/>
          <w:sz w:val="21"/>
          <w:szCs w:val="21"/>
          <w:lang w:eastAsia="zh-CN"/>
        </w:rPr>
        <w:t>二进制翻译技术以及</w:t>
      </w:r>
      <w:r w:rsidRPr="00755893">
        <w:rPr>
          <w:rFonts w:ascii="Times New Roman" w:eastAsia="华文中宋" w:hAnsi="Times New Roman" w:cs="Times New Roman"/>
          <w:sz w:val="21"/>
          <w:szCs w:val="21"/>
          <w:lang w:eastAsia="zh-CN"/>
        </w:rPr>
        <w:t>FPGA</w:t>
      </w:r>
      <w:r w:rsidRPr="00515380">
        <w:rPr>
          <w:rFonts w:ascii="华文中宋" w:eastAsia="华文中宋" w:hAnsi="华文中宋" w:cs="宋体"/>
          <w:sz w:val="21"/>
          <w:szCs w:val="21"/>
          <w:lang w:eastAsia="zh-CN"/>
        </w:rPr>
        <w:t>硬件加速</w:t>
      </w:r>
      <w:r w:rsidR="00C332C1" w:rsidRPr="00515380">
        <w:rPr>
          <w:rFonts w:ascii="华文中宋" w:eastAsia="华文中宋" w:hAnsi="华文中宋" w:cs="宋体"/>
          <w:sz w:val="21"/>
          <w:szCs w:val="21"/>
          <w:lang w:eastAsia="zh-CN"/>
        </w:rPr>
        <w:fldChar w:fldCharType="begin"/>
      </w:r>
      <w:r w:rsidR="00C332C1" w:rsidRPr="00515380">
        <w:rPr>
          <w:rFonts w:ascii="华文中宋" w:eastAsia="华文中宋" w:hAnsi="华文中宋" w:cs="宋体"/>
          <w:sz w:val="21"/>
          <w:szCs w:val="21"/>
          <w:lang w:eastAsia="zh-CN"/>
        </w:rPr>
        <w:instrText xml:space="preserve"> </w:instrText>
      </w:r>
      <w:r w:rsidR="00C332C1" w:rsidRPr="00515380">
        <w:rPr>
          <w:rFonts w:ascii="华文中宋" w:eastAsia="华文中宋" w:hAnsi="华文中宋" w:cs="宋体" w:hint="eastAsia"/>
          <w:sz w:val="21"/>
          <w:szCs w:val="21"/>
          <w:lang w:eastAsia="zh-CN"/>
        </w:rPr>
        <w:instrText>REF _Ref403662060 \r \h</w:instrText>
      </w:r>
      <w:r w:rsidR="00C332C1" w:rsidRPr="00515380">
        <w:rPr>
          <w:rFonts w:ascii="华文中宋" w:eastAsia="华文中宋" w:hAnsi="华文中宋" w:cs="宋体"/>
          <w:sz w:val="21"/>
          <w:szCs w:val="21"/>
          <w:lang w:eastAsia="zh-CN"/>
        </w:rPr>
        <w:instrText xml:space="preserve">  \* MERGEFORMAT </w:instrText>
      </w:r>
      <w:r w:rsidR="00C332C1" w:rsidRPr="00515380">
        <w:rPr>
          <w:rFonts w:ascii="华文中宋" w:eastAsia="华文中宋" w:hAnsi="华文中宋" w:cs="宋体"/>
          <w:sz w:val="21"/>
          <w:szCs w:val="21"/>
          <w:lang w:eastAsia="zh-CN"/>
        </w:rPr>
      </w:r>
      <w:r w:rsidR="00C332C1" w:rsidRPr="00515380">
        <w:rPr>
          <w:rFonts w:ascii="华文中宋" w:eastAsia="华文中宋" w:hAnsi="华文中宋" w:cs="宋体"/>
          <w:sz w:val="21"/>
          <w:szCs w:val="21"/>
          <w:lang w:eastAsia="zh-CN"/>
        </w:rPr>
        <w:fldChar w:fldCharType="separate"/>
      </w:r>
      <w:r w:rsidR="00710AA6">
        <w:rPr>
          <w:rFonts w:ascii="华文中宋" w:eastAsia="华文中宋" w:hAnsi="华文中宋" w:cs="宋体"/>
          <w:sz w:val="21"/>
          <w:szCs w:val="21"/>
          <w:lang w:eastAsia="zh-CN"/>
        </w:rPr>
        <w:t>[</w:t>
      </w:r>
      <w:r w:rsidR="00710AA6" w:rsidRPr="00710AA6">
        <w:rPr>
          <w:rFonts w:ascii="Times New Roman" w:eastAsia="华文中宋" w:hAnsi="Times New Roman" w:cs="Times New Roman"/>
          <w:sz w:val="21"/>
          <w:szCs w:val="21"/>
          <w:lang w:eastAsia="zh-CN"/>
        </w:rPr>
        <w:t>7]</w:t>
      </w:r>
      <w:r w:rsidR="00C332C1" w:rsidRPr="00515380">
        <w:rPr>
          <w:rFonts w:ascii="华文中宋" w:eastAsia="华文中宋" w:hAnsi="华文中宋" w:cs="宋体"/>
          <w:sz w:val="21"/>
          <w:szCs w:val="21"/>
          <w:lang w:eastAsia="zh-CN"/>
        </w:rPr>
        <w:fldChar w:fldCharType="end"/>
      </w:r>
      <w:r w:rsidRPr="00515380">
        <w:rPr>
          <w:rFonts w:ascii="华文中宋" w:eastAsia="华文中宋" w:hAnsi="华文中宋" w:cs="宋体"/>
          <w:sz w:val="21"/>
          <w:szCs w:val="21"/>
          <w:lang w:eastAsia="zh-CN"/>
        </w:rPr>
        <w:t>。例如，</w:t>
      </w:r>
      <w:r w:rsidRPr="00755893">
        <w:rPr>
          <w:rFonts w:ascii="Times New Roman" w:eastAsia="华文中宋" w:hAnsi="Times New Roman" w:cs="Times New Roman"/>
          <w:sz w:val="21"/>
          <w:szCs w:val="21"/>
          <w:lang w:eastAsia="zh-CN"/>
        </w:rPr>
        <w:t>QEMU</w:t>
      </w:r>
      <w:r w:rsidR="00401E03" w:rsidRPr="00515380">
        <w:rPr>
          <w:rFonts w:ascii="华文中宋" w:eastAsia="华文中宋" w:hAnsi="华文中宋" w:cs="宋体"/>
          <w:sz w:val="21"/>
          <w:szCs w:val="21"/>
          <w:lang w:eastAsia="zh-CN"/>
        </w:rPr>
        <w:fldChar w:fldCharType="begin"/>
      </w:r>
      <w:r w:rsidR="00401E03" w:rsidRPr="00515380">
        <w:rPr>
          <w:rFonts w:ascii="华文中宋" w:eastAsia="华文中宋" w:hAnsi="华文中宋" w:cs="宋体"/>
          <w:sz w:val="21"/>
          <w:szCs w:val="21"/>
          <w:lang w:eastAsia="zh-CN"/>
        </w:rPr>
        <w:instrText xml:space="preserve"> REF _Ref444456764 \r \h </w:instrText>
      </w:r>
      <w:r w:rsidR="00515380">
        <w:rPr>
          <w:rFonts w:ascii="华文中宋" w:eastAsia="华文中宋" w:hAnsi="华文中宋" w:cs="宋体"/>
          <w:sz w:val="21"/>
          <w:szCs w:val="21"/>
          <w:lang w:eastAsia="zh-CN"/>
        </w:rPr>
        <w:instrText xml:space="preserve"> \* MERGEFORMAT </w:instrText>
      </w:r>
      <w:r w:rsidR="00401E03" w:rsidRPr="00515380">
        <w:rPr>
          <w:rFonts w:ascii="华文中宋" w:eastAsia="华文中宋" w:hAnsi="华文中宋" w:cs="宋体"/>
          <w:sz w:val="21"/>
          <w:szCs w:val="21"/>
          <w:lang w:eastAsia="zh-CN"/>
        </w:rPr>
      </w:r>
      <w:r w:rsidR="00401E03" w:rsidRPr="00515380">
        <w:rPr>
          <w:rFonts w:ascii="华文中宋" w:eastAsia="华文中宋" w:hAnsi="华文中宋" w:cs="宋体"/>
          <w:sz w:val="21"/>
          <w:szCs w:val="21"/>
          <w:lang w:eastAsia="zh-CN"/>
        </w:rPr>
        <w:fldChar w:fldCharType="separate"/>
      </w:r>
      <w:r w:rsidR="003179FE">
        <w:rPr>
          <w:rFonts w:ascii="华文中宋" w:eastAsia="华文中宋" w:hAnsi="华文中宋" w:cs="宋体"/>
          <w:sz w:val="21"/>
          <w:szCs w:val="21"/>
          <w:lang w:eastAsia="zh-CN"/>
        </w:rPr>
        <w:t>[</w:t>
      </w:r>
      <w:r w:rsidR="003179FE" w:rsidRPr="003179FE">
        <w:rPr>
          <w:rFonts w:ascii="Times New Roman" w:eastAsia="华文中宋" w:hAnsi="Times New Roman" w:cs="Times New Roman"/>
          <w:sz w:val="21"/>
          <w:szCs w:val="21"/>
          <w:lang w:eastAsia="zh-CN"/>
        </w:rPr>
        <w:t>8]</w:t>
      </w:r>
      <w:r w:rsidR="00401E03" w:rsidRPr="00515380">
        <w:rPr>
          <w:rFonts w:ascii="华文中宋" w:eastAsia="华文中宋" w:hAnsi="华文中宋" w:cs="宋体"/>
          <w:sz w:val="21"/>
          <w:szCs w:val="21"/>
          <w:lang w:eastAsia="zh-CN"/>
        </w:rPr>
        <w:fldChar w:fldCharType="end"/>
      </w:r>
      <w:r w:rsidR="00C97E06">
        <w:rPr>
          <w:rFonts w:ascii="华文中宋" w:eastAsia="华文中宋" w:hAnsi="华文中宋" w:cs="宋体"/>
          <w:sz w:val="21"/>
          <w:szCs w:val="21"/>
          <w:lang w:eastAsia="zh-CN"/>
        </w:rPr>
        <w:t>模拟器使用指令二进制翻译和翻译块链接的技术</w:t>
      </w:r>
      <w:r w:rsidRPr="00515380">
        <w:rPr>
          <w:rFonts w:ascii="华文中宋" w:eastAsia="华文中宋" w:hAnsi="华文中宋" w:cs="宋体"/>
          <w:sz w:val="21"/>
          <w:szCs w:val="21"/>
          <w:lang w:eastAsia="zh-CN"/>
        </w:rPr>
        <w:t>大大提高的</w:t>
      </w:r>
      <w:r w:rsidRPr="00515380">
        <w:rPr>
          <w:rFonts w:ascii="华文中宋" w:eastAsia="华文中宋" w:hAnsi="华文中宋" w:cs="宋体" w:hint="eastAsia"/>
          <w:sz w:val="21"/>
          <w:szCs w:val="21"/>
          <w:lang w:eastAsia="zh-CN"/>
        </w:rPr>
        <w:t>模拟</w:t>
      </w:r>
      <w:r w:rsidRPr="00515380">
        <w:rPr>
          <w:rFonts w:ascii="华文中宋" w:eastAsia="华文中宋" w:hAnsi="华文中宋" w:cs="宋体"/>
          <w:sz w:val="21"/>
          <w:szCs w:val="21"/>
          <w:lang w:eastAsia="zh-CN"/>
        </w:rPr>
        <w:t>器的执行</w:t>
      </w:r>
      <w:r w:rsidRPr="00515380">
        <w:rPr>
          <w:rFonts w:ascii="华文中宋" w:eastAsia="华文中宋" w:hAnsi="华文中宋" w:cs="宋体" w:hint="eastAsia"/>
          <w:sz w:val="21"/>
          <w:szCs w:val="21"/>
          <w:lang w:eastAsia="zh-CN"/>
        </w:rPr>
        <w:t>速度</w:t>
      </w:r>
      <w:r w:rsidRPr="00515380">
        <w:rPr>
          <w:rFonts w:ascii="华文中宋" w:eastAsia="华文中宋" w:hAnsi="华文中宋" w:cs="宋体"/>
          <w:sz w:val="21"/>
          <w:szCs w:val="21"/>
          <w:lang w:eastAsia="zh-CN"/>
        </w:rPr>
        <w:t>；使用</w:t>
      </w:r>
      <w:r w:rsidRPr="00755893">
        <w:rPr>
          <w:rFonts w:ascii="Times New Roman" w:eastAsia="华文中宋" w:hAnsi="Times New Roman" w:cs="Times New Roman"/>
          <w:sz w:val="21"/>
          <w:szCs w:val="21"/>
          <w:lang w:eastAsia="zh-CN"/>
        </w:rPr>
        <w:t>FPGA</w:t>
      </w:r>
      <w:r w:rsidRPr="00515380">
        <w:rPr>
          <w:rFonts w:ascii="华文中宋" w:eastAsia="华文中宋" w:hAnsi="华文中宋" w:cs="宋体"/>
          <w:sz w:val="21"/>
          <w:szCs w:val="21"/>
          <w:lang w:eastAsia="zh-CN"/>
        </w:rPr>
        <w:t>的</w:t>
      </w:r>
      <w:r w:rsidRPr="00515380">
        <w:rPr>
          <w:rFonts w:ascii="华文中宋" w:eastAsia="华文中宋" w:hAnsi="华文中宋" w:cs="宋体" w:hint="eastAsia"/>
          <w:sz w:val="21"/>
          <w:szCs w:val="21"/>
          <w:lang w:eastAsia="zh-CN"/>
        </w:rPr>
        <w:t>仿真</w:t>
      </w:r>
      <w:r w:rsidRPr="00515380">
        <w:rPr>
          <w:rFonts w:ascii="华文中宋" w:eastAsia="华文中宋" w:hAnsi="华文中宋" w:cs="宋体"/>
          <w:sz w:val="21"/>
          <w:szCs w:val="21"/>
          <w:lang w:eastAsia="zh-CN"/>
        </w:rPr>
        <w:t>方案也已经得到的越来越广泛的使用</w:t>
      </w:r>
      <w:r w:rsidR="00A659D9" w:rsidRPr="00755893">
        <w:rPr>
          <w:rFonts w:ascii="Times New Roman" w:eastAsia="华文中宋" w:hAnsi="Times New Roman" w:cs="Times New Roman"/>
          <w:sz w:val="21"/>
          <w:szCs w:val="21"/>
          <w:lang w:eastAsia="zh-CN"/>
        </w:rPr>
        <w:fldChar w:fldCharType="begin"/>
      </w:r>
      <w:r w:rsidR="00A659D9" w:rsidRPr="00755893">
        <w:rPr>
          <w:rFonts w:ascii="Times New Roman" w:eastAsia="华文中宋" w:hAnsi="Times New Roman" w:cs="Times New Roman"/>
          <w:sz w:val="21"/>
          <w:szCs w:val="21"/>
          <w:lang w:eastAsia="zh-CN"/>
        </w:rPr>
        <w:instrText xml:space="preserve"> REF _Ref403662060 \r \h </w:instrText>
      </w:r>
      <w:r w:rsidR="00755893">
        <w:rPr>
          <w:rFonts w:ascii="Times New Roman" w:eastAsia="华文中宋" w:hAnsi="Times New Roman" w:cs="Times New Roman"/>
          <w:sz w:val="21"/>
          <w:szCs w:val="21"/>
          <w:lang w:eastAsia="zh-CN"/>
        </w:rPr>
        <w:instrText xml:space="preserve"> \* MERGEFORMAT </w:instrText>
      </w:r>
      <w:r w:rsidR="00A659D9" w:rsidRPr="00755893">
        <w:rPr>
          <w:rFonts w:ascii="Times New Roman" w:eastAsia="华文中宋" w:hAnsi="Times New Roman" w:cs="Times New Roman"/>
          <w:sz w:val="21"/>
          <w:szCs w:val="21"/>
          <w:lang w:eastAsia="zh-CN"/>
        </w:rPr>
      </w:r>
      <w:r w:rsidR="00A659D9" w:rsidRPr="00755893">
        <w:rPr>
          <w:rFonts w:ascii="Times New Roman" w:eastAsia="华文中宋" w:hAnsi="Times New Roman" w:cs="Times New Roman"/>
          <w:sz w:val="21"/>
          <w:szCs w:val="21"/>
          <w:lang w:eastAsia="zh-CN"/>
        </w:rPr>
        <w:fldChar w:fldCharType="separate"/>
      </w:r>
      <w:r w:rsidR="003179FE">
        <w:rPr>
          <w:rFonts w:ascii="Times New Roman" w:eastAsia="华文中宋" w:hAnsi="Times New Roman" w:cs="Times New Roman"/>
          <w:sz w:val="21"/>
          <w:szCs w:val="21"/>
          <w:lang w:eastAsia="zh-CN"/>
        </w:rPr>
        <w:t>[7]</w:t>
      </w:r>
      <w:r w:rsidR="00A659D9" w:rsidRPr="00755893">
        <w:rPr>
          <w:rFonts w:ascii="Times New Roman" w:eastAsia="华文中宋" w:hAnsi="Times New Roman" w:cs="Times New Roman"/>
          <w:sz w:val="21"/>
          <w:szCs w:val="21"/>
          <w:lang w:eastAsia="zh-CN"/>
        </w:rPr>
        <w:fldChar w:fldCharType="end"/>
      </w:r>
      <w:r w:rsidRPr="00755893">
        <w:rPr>
          <w:rFonts w:ascii="Times New Roman" w:eastAsia="华文中宋" w:hAnsi="Times New Roman" w:cs="Times New Roman"/>
          <w:sz w:val="21"/>
          <w:szCs w:val="21"/>
          <w:lang w:eastAsia="zh-CN"/>
        </w:rPr>
        <w:t>。</w:t>
      </w:r>
    </w:p>
    <w:p w14:paraId="4B8E3852" w14:textId="59AFC1F7" w:rsidR="00027FA6" w:rsidRPr="00482CD5" w:rsidRDefault="008C4A71" w:rsidP="00EC79A8">
      <w:pPr>
        <w:pStyle w:val="a4"/>
        <w:keepNext/>
        <w:keepLines/>
        <w:widowControl w:val="0"/>
        <w:numPr>
          <w:ilvl w:val="0"/>
          <w:numId w:val="4"/>
        </w:numPr>
        <w:tabs>
          <w:tab w:val="left" w:pos="0"/>
        </w:tabs>
        <w:overflowPunct w:val="0"/>
        <w:autoSpaceDE w:val="0"/>
        <w:autoSpaceDN w:val="0"/>
        <w:adjustRightInd w:val="0"/>
        <w:spacing w:line="320" w:lineRule="exact"/>
        <w:textAlignment w:val="baseline"/>
        <w:outlineLvl w:val="1"/>
        <w:rPr>
          <w:rFonts w:ascii="华文中宋" w:eastAsia="华文中宋" w:hAnsi="华文中宋" w:cs="宋体"/>
          <w:b/>
          <w:sz w:val="21"/>
          <w:szCs w:val="21"/>
          <w:lang w:eastAsia="zh-CN"/>
        </w:rPr>
      </w:pPr>
      <w:r w:rsidRPr="00482CD5">
        <w:rPr>
          <w:rFonts w:ascii="华文中宋" w:eastAsia="华文中宋" w:hAnsi="华文中宋" w:cs="宋体" w:hint="eastAsia"/>
          <w:b/>
          <w:sz w:val="21"/>
          <w:szCs w:val="21"/>
          <w:lang w:eastAsia="zh-CN"/>
        </w:rPr>
        <w:t>减少</w:t>
      </w:r>
      <w:r w:rsidR="00027FA6" w:rsidRPr="00482CD5">
        <w:rPr>
          <w:rFonts w:ascii="华文中宋" w:eastAsia="华文中宋" w:hAnsi="华文中宋" w:cs="宋体"/>
          <w:b/>
          <w:sz w:val="21"/>
          <w:szCs w:val="21"/>
          <w:lang w:eastAsia="zh-CN"/>
        </w:rPr>
        <w:t>模拟指令数</w:t>
      </w:r>
    </w:p>
    <w:p w14:paraId="27DD4AD2" w14:textId="6240298D" w:rsidR="008C4A71" w:rsidRPr="00515380" w:rsidRDefault="007D7893" w:rsidP="002327DA">
      <w:pPr>
        <w:spacing w:line="340" w:lineRule="atLeast"/>
        <w:ind w:firstLine="432"/>
        <w:jc w:val="both"/>
        <w:rPr>
          <w:rFonts w:ascii="华文中宋" w:eastAsia="华文中宋" w:hAnsi="华文中宋" w:cs="宋体"/>
          <w:sz w:val="21"/>
          <w:szCs w:val="21"/>
          <w:lang w:eastAsia="zh-CN"/>
        </w:rPr>
      </w:pPr>
      <w:r w:rsidRPr="00515380">
        <w:rPr>
          <w:rFonts w:ascii="华文中宋" w:eastAsia="华文中宋" w:hAnsi="华文中宋" w:cs="宋体"/>
          <w:sz w:val="21"/>
          <w:szCs w:val="21"/>
          <w:lang w:eastAsia="zh-CN"/>
        </w:rPr>
        <w:t>减少模拟</w:t>
      </w:r>
      <w:r w:rsidR="008C4A71" w:rsidRPr="00515380">
        <w:rPr>
          <w:rFonts w:ascii="华文中宋" w:eastAsia="华文中宋" w:hAnsi="华文中宋" w:cs="宋体"/>
          <w:sz w:val="21"/>
          <w:szCs w:val="21"/>
          <w:lang w:eastAsia="zh-CN"/>
        </w:rPr>
        <w:t>指令</w:t>
      </w:r>
      <w:r w:rsidRPr="00515380">
        <w:rPr>
          <w:rFonts w:ascii="华文中宋" w:eastAsia="华文中宋" w:hAnsi="华文中宋" w:cs="宋体"/>
          <w:sz w:val="21"/>
          <w:szCs w:val="21"/>
          <w:lang w:eastAsia="zh-CN"/>
        </w:rPr>
        <w:fldChar w:fldCharType="begin"/>
      </w:r>
      <w:r w:rsidRPr="00515380">
        <w:rPr>
          <w:rFonts w:ascii="华文中宋" w:eastAsia="华文中宋" w:hAnsi="华文中宋" w:cs="宋体"/>
          <w:sz w:val="21"/>
          <w:szCs w:val="21"/>
          <w:lang w:eastAsia="zh-CN"/>
        </w:rPr>
        <w:instrText xml:space="preserve"> REF _Ref444347011 \r \h </w:instrText>
      </w:r>
      <w:r w:rsidR="00515380">
        <w:rPr>
          <w:rFonts w:ascii="华文中宋" w:eastAsia="华文中宋" w:hAnsi="华文中宋" w:cs="宋体"/>
          <w:sz w:val="21"/>
          <w:szCs w:val="21"/>
          <w:lang w:eastAsia="zh-CN"/>
        </w:rPr>
        <w:instrText xml:space="preserve"> \* MERGEFORMAT </w:instrText>
      </w:r>
      <w:r w:rsidRPr="00515380">
        <w:rPr>
          <w:rFonts w:ascii="华文中宋" w:eastAsia="华文中宋" w:hAnsi="华文中宋" w:cs="宋体"/>
          <w:sz w:val="21"/>
          <w:szCs w:val="21"/>
          <w:lang w:eastAsia="zh-CN"/>
        </w:rPr>
      </w:r>
      <w:r w:rsidRPr="00515380">
        <w:rPr>
          <w:rFonts w:ascii="华文中宋" w:eastAsia="华文中宋" w:hAnsi="华文中宋" w:cs="宋体"/>
          <w:sz w:val="21"/>
          <w:szCs w:val="21"/>
          <w:lang w:eastAsia="zh-CN"/>
        </w:rPr>
        <w:fldChar w:fldCharType="separate"/>
      </w:r>
      <w:r w:rsidR="00BA3FE8" w:rsidRPr="00BA3FE8">
        <w:rPr>
          <w:rFonts w:ascii="Times New Roman" w:eastAsia="华文中宋" w:hAnsi="Times New Roman" w:cs="Times New Roman"/>
          <w:sz w:val="21"/>
          <w:szCs w:val="21"/>
          <w:lang w:eastAsia="zh-CN"/>
        </w:rPr>
        <w:t>[9]</w:t>
      </w:r>
      <w:r w:rsidRPr="00515380">
        <w:rPr>
          <w:rFonts w:ascii="华文中宋" w:eastAsia="华文中宋" w:hAnsi="华文中宋" w:cs="宋体"/>
          <w:sz w:val="21"/>
          <w:szCs w:val="21"/>
          <w:lang w:eastAsia="zh-CN"/>
        </w:rPr>
        <w:fldChar w:fldCharType="end"/>
      </w:r>
      <w:r w:rsidR="008C4A71" w:rsidRPr="00755893">
        <w:rPr>
          <w:rFonts w:ascii="Times New Roman" w:eastAsia="华文中宋" w:hAnsi="Times New Roman" w:cs="Times New Roman"/>
          <w:sz w:val="21"/>
          <w:szCs w:val="21"/>
          <w:lang w:eastAsia="zh-CN"/>
        </w:rPr>
        <w:t>是</w:t>
      </w:r>
      <w:r w:rsidR="008C4A71" w:rsidRPr="00515380">
        <w:rPr>
          <w:rFonts w:ascii="华文中宋" w:eastAsia="华文中宋" w:hAnsi="华文中宋" w:cs="宋体"/>
          <w:sz w:val="21"/>
          <w:szCs w:val="21"/>
          <w:lang w:eastAsia="zh-CN"/>
        </w:rPr>
        <w:t>指在模拟程序的过程中并不进行测试程序的完全性能模拟，</w:t>
      </w:r>
      <w:r w:rsidR="008C4A71" w:rsidRPr="00515380">
        <w:rPr>
          <w:rFonts w:ascii="华文中宋" w:eastAsia="华文中宋" w:hAnsi="华文中宋" w:cs="宋体" w:hint="eastAsia"/>
          <w:sz w:val="21"/>
          <w:szCs w:val="21"/>
          <w:lang w:eastAsia="zh-CN"/>
        </w:rPr>
        <w:t>而是</w:t>
      </w:r>
      <w:r w:rsidR="008C4A71" w:rsidRPr="00515380">
        <w:rPr>
          <w:rFonts w:ascii="华文中宋" w:eastAsia="华文中宋" w:hAnsi="华文中宋" w:cs="宋体"/>
          <w:sz w:val="21"/>
          <w:szCs w:val="21"/>
          <w:lang w:eastAsia="zh-CN"/>
        </w:rPr>
        <w:t>将大部分指令使用功能模拟运行，</w:t>
      </w:r>
      <w:r w:rsidR="008C4A71" w:rsidRPr="00515380">
        <w:rPr>
          <w:rFonts w:ascii="华文中宋" w:eastAsia="华文中宋" w:hAnsi="华文中宋" w:cs="宋体" w:hint="eastAsia"/>
          <w:sz w:val="21"/>
          <w:szCs w:val="21"/>
          <w:lang w:eastAsia="zh-CN"/>
        </w:rPr>
        <w:t>仅</w:t>
      </w:r>
      <w:r w:rsidR="008C4A71" w:rsidRPr="00515380">
        <w:rPr>
          <w:rFonts w:ascii="华文中宋" w:eastAsia="华文中宋" w:hAnsi="华文中宋" w:cs="宋体"/>
          <w:sz w:val="21"/>
          <w:szCs w:val="21"/>
          <w:lang w:eastAsia="zh-CN"/>
        </w:rPr>
        <w:t>挑选程序执行中的</w:t>
      </w:r>
      <w:r w:rsidR="008C4A71" w:rsidRPr="00515380">
        <w:rPr>
          <w:rFonts w:ascii="华文中宋" w:eastAsia="华文中宋" w:hAnsi="华文中宋" w:cs="宋体"/>
          <w:sz w:val="21"/>
          <w:szCs w:val="21"/>
          <w:lang w:eastAsia="zh-CN"/>
        </w:rPr>
        <w:lastRenderedPageBreak/>
        <w:t>一部分来进行性能模拟并用这部分模拟的结果</w:t>
      </w:r>
      <w:r w:rsidR="008C4A71" w:rsidRPr="00515380">
        <w:rPr>
          <w:rFonts w:ascii="华文中宋" w:eastAsia="华文中宋" w:hAnsi="华文中宋" w:cs="宋体" w:hint="eastAsia"/>
          <w:sz w:val="21"/>
          <w:szCs w:val="21"/>
          <w:lang w:eastAsia="zh-CN"/>
        </w:rPr>
        <w:t>构造整个</w:t>
      </w:r>
      <w:r w:rsidR="008C4A71" w:rsidRPr="00515380">
        <w:rPr>
          <w:rFonts w:ascii="华文中宋" w:eastAsia="华文中宋" w:hAnsi="华文中宋" w:cs="宋体"/>
          <w:sz w:val="21"/>
          <w:szCs w:val="21"/>
          <w:lang w:eastAsia="zh-CN"/>
        </w:rPr>
        <w:t>程序的模拟结果。减少模拟指令的</w:t>
      </w:r>
      <w:r w:rsidR="008C4A71" w:rsidRPr="00515380">
        <w:rPr>
          <w:rFonts w:ascii="华文中宋" w:eastAsia="华文中宋" w:hAnsi="华文中宋" w:cs="宋体" w:hint="eastAsia"/>
          <w:sz w:val="21"/>
          <w:szCs w:val="21"/>
          <w:lang w:eastAsia="zh-CN"/>
        </w:rPr>
        <w:t>方法</w:t>
      </w:r>
      <w:r w:rsidR="008C4A71" w:rsidRPr="00515380">
        <w:rPr>
          <w:rFonts w:ascii="华文中宋" w:eastAsia="华文中宋" w:hAnsi="华文中宋" w:cs="宋体"/>
          <w:sz w:val="21"/>
          <w:szCs w:val="21"/>
          <w:lang w:eastAsia="zh-CN"/>
        </w:rPr>
        <w:t>有精简输入集、快速推进</w:t>
      </w:r>
      <w:r w:rsidR="008C4A71" w:rsidRPr="00515380">
        <w:rPr>
          <w:rFonts w:ascii="华文中宋" w:eastAsia="华文中宋" w:hAnsi="华文中宋" w:cs="宋体" w:hint="eastAsia"/>
          <w:sz w:val="21"/>
          <w:szCs w:val="21"/>
          <w:lang w:eastAsia="zh-CN"/>
        </w:rPr>
        <w:t>和</w:t>
      </w:r>
      <w:r w:rsidR="008C4A71" w:rsidRPr="00515380">
        <w:rPr>
          <w:rFonts w:ascii="华文中宋" w:eastAsia="华文中宋" w:hAnsi="华文中宋" w:cs="宋体"/>
          <w:sz w:val="21"/>
          <w:szCs w:val="21"/>
          <w:lang w:eastAsia="zh-CN"/>
        </w:rPr>
        <w:t>采样。如</w:t>
      </w:r>
      <w:r w:rsidR="008C4A71" w:rsidRPr="00755893">
        <w:rPr>
          <w:rFonts w:ascii="Times New Roman" w:eastAsia="华文中宋" w:hAnsi="Times New Roman" w:cs="Times New Roman"/>
          <w:sz w:val="21"/>
          <w:szCs w:val="21"/>
          <w:lang w:eastAsia="zh-CN"/>
        </w:rPr>
        <w:t>simplescalar</w:t>
      </w:r>
      <w:r w:rsidR="00182626" w:rsidRPr="00755893">
        <w:rPr>
          <w:rFonts w:ascii="Times New Roman" w:eastAsia="华文中宋" w:hAnsi="Times New Roman" w:cs="Times New Roman"/>
          <w:sz w:val="21"/>
          <w:szCs w:val="21"/>
          <w:lang w:eastAsia="zh-CN"/>
        </w:rPr>
        <w:fldChar w:fldCharType="begin"/>
      </w:r>
      <w:r w:rsidR="00182626" w:rsidRPr="00755893">
        <w:rPr>
          <w:rFonts w:ascii="Times New Roman" w:eastAsia="华文中宋" w:hAnsi="Times New Roman" w:cs="Times New Roman"/>
          <w:sz w:val="21"/>
          <w:szCs w:val="21"/>
          <w:lang w:eastAsia="zh-CN"/>
        </w:rPr>
        <w:instrText xml:space="preserve"> REF _Ref444347755 \r \h </w:instrText>
      </w:r>
      <w:r w:rsidR="00515380" w:rsidRPr="00755893">
        <w:rPr>
          <w:rFonts w:ascii="Times New Roman" w:eastAsia="华文中宋" w:hAnsi="Times New Roman" w:cs="Times New Roman"/>
          <w:sz w:val="21"/>
          <w:szCs w:val="21"/>
          <w:lang w:eastAsia="zh-CN"/>
        </w:rPr>
        <w:instrText xml:space="preserve"> \* MERGEFORMAT </w:instrText>
      </w:r>
      <w:r w:rsidR="00182626" w:rsidRPr="00755893">
        <w:rPr>
          <w:rFonts w:ascii="Times New Roman" w:eastAsia="华文中宋" w:hAnsi="Times New Roman" w:cs="Times New Roman"/>
          <w:sz w:val="21"/>
          <w:szCs w:val="21"/>
          <w:lang w:eastAsia="zh-CN"/>
        </w:rPr>
      </w:r>
      <w:r w:rsidR="00182626" w:rsidRPr="00755893">
        <w:rPr>
          <w:rFonts w:ascii="Times New Roman" w:eastAsia="华文中宋" w:hAnsi="Times New Roman" w:cs="Times New Roman"/>
          <w:sz w:val="21"/>
          <w:szCs w:val="21"/>
          <w:lang w:eastAsia="zh-CN"/>
        </w:rPr>
        <w:fldChar w:fldCharType="separate"/>
      </w:r>
      <w:r w:rsidR="00BA3FE8">
        <w:rPr>
          <w:rFonts w:ascii="Times New Roman" w:eastAsia="华文中宋" w:hAnsi="Times New Roman" w:cs="Times New Roman"/>
          <w:sz w:val="21"/>
          <w:szCs w:val="21"/>
          <w:lang w:eastAsia="zh-CN"/>
        </w:rPr>
        <w:t>[10]</w:t>
      </w:r>
      <w:r w:rsidR="00182626" w:rsidRPr="00755893">
        <w:rPr>
          <w:rFonts w:ascii="Times New Roman" w:eastAsia="华文中宋" w:hAnsi="Times New Roman" w:cs="Times New Roman"/>
          <w:sz w:val="21"/>
          <w:szCs w:val="21"/>
          <w:lang w:eastAsia="zh-CN"/>
        </w:rPr>
        <w:fldChar w:fldCharType="end"/>
      </w:r>
      <w:r w:rsidR="008C4A71" w:rsidRPr="00515380">
        <w:rPr>
          <w:rFonts w:ascii="华文中宋" w:eastAsia="华文中宋" w:hAnsi="华文中宋" w:cs="宋体"/>
          <w:sz w:val="21"/>
          <w:szCs w:val="21"/>
          <w:lang w:eastAsia="zh-CN"/>
        </w:rPr>
        <w:t>模拟器提供功能模拟与时序模拟两种方法，</w:t>
      </w:r>
      <w:r w:rsidR="008C4A71" w:rsidRPr="00515380">
        <w:rPr>
          <w:rFonts w:ascii="华文中宋" w:eastAsia="华文中宋" w:hAnsi="华文中宋" w:cs="宋体" w:hint="eastAsia"/>
          <w:sz w:val="21"/>
          <w:szCs w:val="21"/>
          <w:lang w:eastAsia="zh-CN"/>
        </w:rPr>
        <w:t>在</w:t>
      </w:r>
      <w:r w:rsidR="008C4A71" w:rsidRPr="00515380">
        <w:rPr>
          <w:rFonts w:ascii="华文中宋" w:eastAsia="华文中宋" w:hAnsi="华文中宋" w:cs="宋体"/>
          <w:sz w:val="21"/>
          <w:szCs w:val="21"/>
          <w:lang w:eastAsia="zh-CN"/>
        </w:rPr>
        <w:t>使用完全的功能模拟、结合</w:t>
      </w:r>
      <w:r w:rsidR="008C4A71" w:rsidRPr="00755893">
        <w:rPr>
          <w:rFonts w:ascii="Times New Roman" w:eastAsia="华文中宋" w:hAnsi="Times New Roman" w:cs="Times New Roman"/>
          <w:sz w:val="21"/>
          <w:szCs w:val="21"/>
          <w:lang w:eastAsia="zh-CN"/>
        </w:rPr>
        <w:t>SimPoint</w:t>
      </w:r>
      <w:r w:rsidR="00182626" w:rsidRPr="00755893">
        <w:rPr>
          <w:rFonts w:ascii="Times New Roman" w:eastAsia="华文中宋" w:hAnsi="Times New Roman" w:cs="Times New Roman"/>
          <w:sz w:val="21"/>
          <w:szCs w:val="21"/>
          <w:lang w:eastAsia="zh-CN"/>
        </w:rPr>
        <w:fldChar w:fldCharType="begin"/>
      </w:r>
      <w:r w:rsidR="00182626" w:rsidRPr="00755893">
        <w:rPr>
          <w:rFonts w:ascii="Times New Roman" w:eastAsia="华文中宋" w:hAnsi="Times New Roman" w:cs="Times New Roman"/>
          <w:sz w:val="21"/>
          <w:szCs w:val="21"/>
          <w:lang w:eastAsia="zh-CN"/>
        </w:rPr>
        <w:instrText xml:space="preserve"> REF _Ref444347768 \r \h </w:instrText>
      </w:r>
      <w:r w:rsidR="00515380" w:rsidRPr="00755893">
        <w:rPr>
          <w:rFonts w:ascii="Times New Roman" w:eastAsia="华文中宋" w:hAnsi="Times New Roman" w:cs="Times New Roman"/>
          <w:sz w:val="21"/>
          <w:szCs w:val="21"/>
          <w:lang w:eastAsia="zh-CN"/>
        </w:rPr>
        <w:instrText xml:space="preserve"> \* MERGEFORMAT </w:instrText>
      </w:r>
      <w:r w:rsidR="00182626" w:rsidRPr="00755893">
        <w:rPr>
          <w:rFonts w:ascii="Times New Roman" w:eastAsia="华文中宋" w:hAnsi="Times New Roman" w:cs="Times New Roman"/>
          <w:sz w:val="21"/>
          <w:szCs w:val="21"/>
          <w:lang w:eastAsia="zh-CN"/>
        </w:rPr>
      </w:r>
      <w:r w:rsidR="00182626" w:rsidRPr="00755893">
        <w:rPr>
          <w:rFonts w:ascii="Times New Roman" w:eastAsia="华文中宋" w:hAnsi="Times New Roman" w:cs="Times New Roman"/>
          <w:sz w:val="21"/>
          <w:szCs w:val="21"/>
          <w:lang w:eastAsia="zh-CN"/>
        </w:rPr>
        <w:fldChar w:fldCharType="separate"/>
      </w:r>
      <w:r w:rsidR="00BA3FE8">
        <w:rPr>
          <w:rFonts w:ascii="Times New Roman" w:eastAsia="华文中宋" w:hAnsi="Times New Roman" w:cs="Times New Roman"/>
          <w:sz w:val="21"/>
          <w:szCs w:val="21"/>
          <w:lang w:eastAsia="zh-CN"/>
        </w:rPr>
        <w:t>[11]</w:t>
      </w:r>
      <w:r w:rsidR="00182626" w:rsidRPr="00755893">
        <w:rPr>
          <w:rFonts w:ascii="Times New Roman" w:eastAsia="华文中宋" w:hAnsi="Times New Roman" w:cs="Times New Roman"/>
          <w:sz w:val="21"/>
          <w:szCs w:val="21"/>
          <w:lang w:eastAsia="zh-CN"/>
        </w:rPr>
        <w:fldChar w:fldCharType="end"/>
      </w:r>
      <w:r w:rsidR="008C4A71" w:rsidRPr="00515380">
        <w:rPr>
          <w:rFonts w:ascii="华文中宋" w:eastAsia="华文中宋" w:hAnsi="华文中宋" w:cs="宋体"/>
          <w:sz w:val="21"/>
          <w:szCs w:val="21"/>
          <w:lang w:eastAsia="zh-CN"/>
        </w:rPr>
        <w:t>提供的聚类功能后，</w:t>
      </w:r>
      <w:r w:rsidR="008C4A71" w:rsidRPr="00515380">
        <w:rPr>
          <w:rFonts w:ascii="华文中宋" w:eastAsia="华文中宋" w:hAnsi="华文中宋" w:cs="宋体" w:hint="eastAsia"/>
          <w:sz w:val="21"/>
          <w:szCs w:val="21"/>
          <w:lang w:eastAsia="zh-CN"/>
        </w:rPr>
        <w:t>可以</w:t>
      </w:r>
      <w:r w:rsidR="008C4A71" w:rsidRPr="00515380">
        <w:rPr>
          <w:rFonts w:ascii="华文中宋" w:eastAsia="华文中宋" w:hAnsi="华文中宋" w:cs="宋体"/>
          <w:sz w:val="21"/>
          <w:szCs w:val="21"/>
          <w:lang w:eastAsia="zh-CN"/>
        </w:rPr>
        <w:t>提供良好的采样模拟方案，在保持高模拟</w:t>
      </w:r>
      <w:r w:rsidR="008C4A71" w:rsidRPr="00515380">
        <w:rPr>
          <w:rFonts w:ascii="华文中宋" w:eastAsia="华文中宋" w:hAnsi="华文中宋" w:cs="宋体" w:hint="eastAsia"/>
          <w:sz w:val="21"/>
          <w:szCs w:val="21"/>
          <w:lang w:eastAsia="zh-CN"/>
        </w:rPr>
        <w:t>精度</w:t>
      </w:r>
      <w:r w:rsidR="008C4A71" w:rsidRPr="00515380">
        <w:rPr>
          <w:rFonts w:ascii="华文中宋" w:eastAsia="华文中宋" w:hAnsi="华文中宋" w:cs="宋体"/>
          <w:sz w:val="21"/>
          <w:szCs w:val="21"/>
          <w:lang w:eastAsia="zh-CN"/>
        </w:rPr>
        <w:t>的情况下</w:t>
      </w:r>
      <w:r w:rsidR="008C4A71" w:rsidRPr="00515380">
        <w:rPr>
          <w:rFonts w:ascii="华文中宋" w:eastAsia="华文中宋" w:hAnsi="华文中宋" w:cs="宋体" w:hint="eastAsia"/>
          <w:sz w:val="21"/>
          <w:szCs w:val="21"/>
          <w:lang w:eastAsia="zh-CN"/>
        </w:rPr>
        <w:t>大大</w:t>
      </w:r>
      <w:r w:rsidR="008C4A71" w:rsidRPr="00515380">
        <w:rPr>
          <w:rFonts w:ascii="华文中宋" w:eastAsia="华文中宋" w:hAnsi="华文中宋" w:cs="宋体"/>
          <w:sz w:val="21"/>
          <w:szCs w:val="21"/>
          <w:lang w:eastAsia="zh-CN"/>
        </w:rPr>
        <w:t>缩短模拟</w:t>
      </w:r>
      <w:r w:rsidR="008C4A71" w:rsidRPr="00515380">
        <w:rPr>
          <w:rFonts w:ascii="华文中宋" w:eastAsia="华文中宋" w:hAnsi="华文中宋" w:cs="宋体" w:hint="eastAsia"/>
          <w:sz w:val="21"/>
          <w:szCs w:val="21"/>
          <w:lang w:eastAsia="zh-CN"/>
        </w:rPr>
        <w:t>时间</w:t>
      </w:r>
      <w:r w:rsidR="008C4A71" w:rsidRPr="00515380">
        <w:rPr>
          <w:rFonts w:ascii="华文中宋" w:eastAsia="华文中宋" w:hAnsi="华文中宋" w:cs="宋体"/>
          <w:sz w:val="21"/>
          <w:szCs w:val="21"/>
          <w:lang w:eastAsia="zh-CN"/>
        </w:rPr>
        <w:t>。</w:t>
      </w:r>
    </w:p>
    <w:p w14:paraId="59015E5A" w14:textId="19267B70" w:rsidR="00027FA6" w:rsidRPr="00482CD5" w:rsidRDefault="008C4A71" w:rsidP="00EC79A8">
      <w:pPr>
        <w:pStyle w:val="a4"/>
        <w:keepNext/>
        <w:keepLines/>
        <w:widowControl w:val="0"/>
        <w:numPr>
          <w:ilvl w:val="0"/>
          <w:numId w:val="4"/>
        </w:numPr>
        <w:tabs>
          <w:tab w:val="left" w:pos="0"/>
        </w:tabs>
        <w:overflowPunct w:val="0"/>
        <w:autoSpaceDE w:val="0"/>
        <w:autoSpaceDN w:val="0"/>
        <w:adjustRightInd w:val="0"/>
        <w:spacing w:line="320" w:lineRule="exact"/>
        <w:textAlignment w:val="baseline"/>
        <w:outlineLvl w:val="1"/>
        <w:rPr>
          <w:rFonts w:ascii="华文中宋" w:eastAsia="华文中宋" w:hAnsi="华文中宋" w:cs="宋体"/>
          <w:b/>
          <w:sz w:val="21"/>
          <w:szCs w:val="21"/>
          <w:lang w:eastAsia="zh-CN"/>
        </w:rPr>
      </w:pPr>
      <w:r w:rsidRPr="00482CD5">
        <w:rPr>
          <w:rFonts w:ascii="华文中宋" w:eastAsia="华文中宋" w:hAnsi="华文中宋" w:cs="宋体" w:hint="eastAsia"/>
          <w:b/>
          <w:sz w:val="21"/>
          <w:szCs w:val="21"/>
          <w:lang w:eastAsia="zh-CN"/>
        </w:rPr>
        <w:t>提高模拟器</w:t>
      </w:r>
      <w:r w:rsidRPr="00482CD5">
        <w:rPr>
          <w:rFonts w:ascii="华文中宋" w:eastAsia="华文中宋" w:hAnsi="华文中宋" w:cs="宋体"/>
          <w:b/>
          <w:sz w:val="21"/>
          <w:szCs w:val="21"/>
          <w:lang w:eastAsia="zh-CN"/>
        </w:rPr>
        <w:t>并发度和</w:t>
      </w:r>
      <w:r w:rsidR="00B67433" w:rsidRPr="00482CD5">
        <w:rPr>
          <w:rFonts w:ascii="华文中宋" w:eastAsia="华文中宋" w:hAnsi="华文中宋" w:cs="宋体"/>
          <w:b/>
          <w:sz w:val="21"/>
          <w:szCs w:val="21"/>
          <w:lang w:eastAsia="zh-CN"/>
        </w:rPr>
        <w:t>利用</w:t>
      </w:r>
      <w:r w:rsidR="00027FA6" w:rsidRPr="00482CD5">
        <w:rPr>
          <w:rFonts w:ascii="华文中宋" w:eastAsia="华文中宋" w:hAnsi="华文中宋" w:cs="宋体"/>
          <w:b/>
          <w:sz w:val="21"/>
          <w:szCs w:val="21"/>
          <w:lang w:eastAsia="zh-CN"/>
        </w:rPr>
        <w:t>模拟平台并行性</w:t>
      </w:r>
    </w:p>
    <w:p w14:paraId="36F0C25B" w14:textId="5660C9C4" w:rsidR="008C4A71" w:rsidRPr="00515380" w:rsidRDefault="008C4A71" w:rsidP="002327DA">
      <w:pPr>
        <w:spacing w:line="340" w:lineRule="atLeast"/>
        <w:ind w:firstLine="432"/>
        <w:jc w:val="both"/>
        <w:rPr>
          <w:rFonts w:ascii="华文中宋" w:eastAsia="华文中宋" w:hAnsi="华文中宋" w:cs="宋体"/>
          <w:sz w:val="21"/>
          <w:szCs w:val="21"/>
          <w:lang w:eastAsia="zh-CN"/>
        </w:rPr>
      </w:pPr>
      <w:r w:rsidRPr="00515380">
        <w:rPr>
          <w:rFonts w:ascii="华文中宋" w:eastAsia="华文中宋" w:hAnsi="华文中宋" w:cs="宋体"/>
          <w:sz w:val="21"/>
          <w:szCs w:val="21"/>
          <w:lang w:eastAsia="zh-CN"/>
        </w:rPr>
        <w:t>这种方法</w:t>
      </w:r>
      <w:r w:rsidRPr="00515380">
        <w:rPr>
          <w:rFonts w:ascii="华文中宋" w:eastAsia="华文中宋" w:hAnsi="华文中宋" w:cs="宋体" w:hint="eastAsia"/>
          <w:sz w:val="21"/>
          <w:szCs w:val="21"/>
          <w:lang w:eastAsia="zh-CN"/>
        </w:rPr>
        <w:t>的</w:t>
      </w:r>
      <w:r w:rsidRPr="00515380">
        <w:rPr>
          <w:rFonts w:ascii="华文中宋" w:eastAsia="华文中宋" w:hAnsi="华文中宋" w:cs="宋体"/>
          <w:sz w:val="21"/>
          <w:szCs w:val="21"/>
          <w:lang w:eastAsia="zh-CN"/>
        </w:rPr>
        <w:t>思路是</w:t>
      </w:r>
      <w:r w:rsidRPr="00515380">
        <w:rPr>
          <w:rFonts w:ascii="华文中宋" w:eastAsia="华文中宋" w:hAnsi="华文中宋" w:cs="宋体" w:hint="eastAsia"/>
          <w:sz w:val="21"/>
          <w:szCs w:val="21"/>
          <w:lang w:eastAsia="zh-CN"/>
        </w:rPr>
        <w:t>使用</w:t>
      </w:r>
      <w:r w:rsidRPr="00515380">
        <w:rPr>
          <w:rFonts w:ascii="华文中宋" w:eastAsia="华文中宋" w:hAnsi="华文中宋" w:cs="宋体"/>
          <w:sz w:val="21"/>
          <w:szCs w:val="21"/>
          <w:lang w:eastAsia="zh-CN"/>
        </w:rPr>
        <w:t>并行模拟算法或者利用模拟平台的多核资源加速模拟过程。藤本等提出的并行离散事件仿真</w:t>
      </w:r>
      <w:r w:rsidR="00182626" w:rsidRPr="004A30FB">
        <w:rPr>
          <w:rFonts w:ascii="Times New Roman" w:eastAsia="华文中宋" w:hAnsi="Times New Roman" w:cs="Times New Roman"/>
          <w:sz w:val="21"/>
          <w:szCs w:val="21"/>
          <w:lang w:eastAsia="zh-CN"/>
        </w:rPr>
        <w:fldChar w:fldCharType="begin"/>
      </w:r>
      <w:r w:rsidR="00182626" w:rsidRPr="004A30FB">
        <w:rPr>
          <w:rFonts w:ascii="Times New Roman" w:eastAsia="华文中宋" w:hAnsi="Times New Roman" w:cs="Times New Roman"/>
          <w:sz w:val="21"/>
          <w:szCs w:val="21"/>
          <w:lang w:eastAsia="zh-CN"/>
        </w:rPr>
        <w:instrText xml:space="preserve"> REF _Ref403139649 \r \h </w:instrText>
      </w:r>
      <w:r w:rsidR="00515380" w:rsidRPr="004A30FB">
        <w:rPr>
          <w:rFonts w:ascii="Times New Roman" w:eastAsia="华文中宋" w:hAnsi="Times New Roman" w:cs="Times New Roman"/>
          <w:sz w:val="21"/>
          <w:szCs w:val="21"/>
          <w:lang w:eastAsia="zh-CN"/>
        </w:rPr>
        <w:instrText xml:space="preserve"> \* MERGEFORMAT </w:instrText>
      </w:r>
      <w:r w:rsidR="00182626" w:rsidRPr="004A30FB">
        <w:rPr>
          <w:rFonts w:ascii="Times New Roman" w:eastAsia="华文中宋" w:hAnsi="Times New Roman" w:cs="Times New Roman"/>
          <w:sz w:val="21"/>
          <w:szCs w:val="21"/>
          <w:lang w:eastAsia="zh-CN"/>
        </w:rPr>
      </w:r>
      <w:r w:rsidR="00182626" w:rsidRPr="004A30FB">
        <w:rPr>
          <w:rFonts w:ascii="Times New Roman" w:eastAsia="华文中宋" w:hAnsi="Times New Roman" w:cs="Times New Roman"/>
          <w:sz w:val="21"/>
          <w:szCs w:val="21"/>
          <w:lang w:eastAsia="zh-CN"/>
        </w:rPr>
        <w:fldChar w:fldCharType="separate"/>
      </w:r>
      <w:r w:rsidR="00F64C12">
        <w:rPr>
          <w:rFonts w:ascii="Times New Roman" w:eastAsia="华文中宋" w:hAnsi="Times New Roman" w:cs="Times New Roman"/>
          <w:sz w:val="21"/>
          <w:szCs w:val="21"/>
          <w:lang w:eastAsia="zh-CN"/>
        </w:rPr>
        <w:t>[12]</w:t>
      </w:r>
      <w:r w:rsidR="00182626" w:rsidRPr="004A30FB">
        <w:rPr>
          <w:rFonts w:ascii="Times New Roman" w:eastAsia="华文中宋" w:hAnsi="Times New Roman" w:cs="Times New Roman"/>
          <w:sz w:val="21"/>
          <w:szCs w:val="21"/>
          <w:lang w:eastAsia="zh-CN"/>
        </w:rPr>
        <w:fldChar w:fldCharType="end"/>
      </w:r>
      <w:r w:rsidRPr="004A30FB">
        <w:rPr>
          <w:rFonts w:ascii="Times New Roman" w:eastAsia="华文中宋" w:hAnsi="Times New Roman" w:cs="Times New Roman"/>
          <w:sz w:val="21"/>
          <w:szCs w:val="21"/>
          <w:lang w:eastAsia="zh-CN"/>
        </w:rPr>
        <w:t>技术</w:t>
      </w:r>
      <w:r w:rsidRPr="00515380">
        <w:rPr>
          <w:rFonts w:ascii="华文中宋" w:eastAsia="华文中宋" w:hAnsi="华文中宋" w:cs="宋体"/>
          <w:sz w:val="21"/>
          <w:szCs w:val="21"/>
          <w:lang w:eastAsia="zh-CN"/>
        </w:rPr>
        <w:t>，</w:t>
      </w:r>
      <w:r w:rsidRPr="00515380">
        <w:rPr>
          <w:rFonts w:ascii="华文中宋" w:eastAsia="华文中宋" w:hAnsi="华文中宋" w:cs="宋体" w:hint="eastAsia"/>
          <w:sz w:val="21"/>
          <w:szCs w:val="21"/>
          <w:lang w:eastAsia="zh-CN"/>
        </w:rPr>
        <w:t>通过</w:t>
      </w:r>
      <w:r w:rsidRPr="00515380">
        <w:rPr>
          <w:rFonts w:ascii="华文中宋" w:eastAsia="华文中宋" w:hAnsi="华文中宋" w:cs="宋体"/>
          <w:sz w:val="21"/>
          <w:szCs w:val="21"/>
          <w:lang w:eastAsia="zh-CN"/>
        </w:rPr>
        <w:t>局部的</w:t>
      </w:r>
      <w:r w:rsidRPr="00515380">
        <w:rPr>
          <w:rFonts w:ascii="华文中宋" w:eastAsia="华文中宋" w:hAnsi="华文中宋" w:cs="宋体" w:hint="eastAsia"/>
          <w:sz w:val="21"/>
          <w:szCs w:val="21"/>
          <w:lang w:eastAsia="zh-CN"/>
        </w:rPr>
        <w:t>同步</w:t>
      </w:r>
      <w:r w:rsidRPr="00515380">
        <w:rPr>
          <w:rFonts w:ascii="华文中宋" w:eastAsia="华文中宋" w:hAnsi="华文中宋" w:cs="宋体"/>
          <w:sz w:val="21"/>
          <w:szCs w:val="21"/>
          <w:lang w:eastAsia="zh-CN"/>
        </w:rPr>
        <w:t>达到</w:t>
      </w:r>
      <w:r w:rsidRPr="00515380">
        <w:rPr>
          <w:rFonts w:ascii="华文中宋" w:eastAsia="华文中宋" w:hAnsi="华文中宋" w:cs="宋体" w:hint="eastAsia"/>
          <w:sz w:val="21"/>
          <w:szCs w:val="21"/>
          <w:lang w:eastAsia="zh-CN"/>
        </w:rPr>
        <w:t>整个</w:t>
      </w:r>
      <w:r w:rsidRPr="00515380">
        <w:rPr>
          <w:rFonts w:ascii="华文中宋" w:eastAsia="华文中宋" w:hAnsi="华文中宋" w:cs="宋体"/>
          <w:sz w:val="21"/>
          <w:szCs w:val="21"/>
          <w:lang w:eastAsia="zh-CN"/>
        </w:rPr>
        <w:t>系统同步的效果，</w:t>
      </w:r>
      <w:r w:rsidRPr="00515380">
        <w:rPr>
          <w:rFonts w:ascii="华文中宋" w:eastAsia="华文中宋" w:hAnsi="华文中宋" w:cs="宋体" w:hint="eastAsia"/>
          <w:sz w:val="21"/>
          <w:szCs w:val="21"/>
          <w:lang w:eastAsia="zh-CN"/>
        </w:rPr>
        <w:t>大大</w:t>
      </w:r>
      <w:r w:rsidRPr="00515380">
        <w:rPr>
          <w:rFonts w:ascii="华文中宋" w:eastAsia="华文中宋" w:hAnsi="华文中宋" w:cs="宋体"/>
          <w:sz w:val="21"/>
          <w:szCs w:val="21"/>
          <w:lang w:eastAsia="zh-CN"/>
        </w:rPr>
        <w:t>提高</w:t>
      </w:r>
      <w:r w:rsidRPr="00515380">
        <w:rPr>
          <w:rFonts w:ascii="华文中宋" w:eastAsia="华文中宋" w:hAnsi="华文中宋" w:cs="宋体" w:hint="eastAsia"/>
          <w:sz w:val="21"/>
          <w:szCs w:val="21"/>
          <w:lang w:eastAsia="zh-CN"/>
        </w:rPr>
        <w:t>模拟器</w:t>
      </w:r>
      <w:r w:rsidRPr="00515380">
        <w:rPr>
          <w:rFonts w:ascii="华文中宋" w:eastAsia="华文中宋" w:hAnsi="华文中宋" w:cs="宋体"/>
          <w:sz w:val="21"/>
          <w:szCs w:val="21"/>
          <w:lang w:eastAsia="zh-CN"/>
        </w:rPr>
        <w:t>的并发度。在串行模拟速度受所在</w:t>
      </w:r>
      <w:r w:rsidRPr="00515380">
        <w:rPr>
          <w:rFonts w:ascii="华文中宋" w:eastAsia="华文中宋" w:hAnsi="华文中宋" w:cs="宋体" w:hint="eastAsia"/>
          <w:sz w:val="21"/>
          <w:szCs w:val="21"/>
          <w:lang w:eastAsia="zh-CN"/>
        </w:rPr>
        <w:t>宿主机</w:t>
      </w:r>
      <w:r w:rsidRPr="00515380">
        <w:rPr>
          <w:rFonts w:ascii="华文中宋" w:eastAsia="华文中宋" w:hAnsi="华文中宋" w:cs="宋体"/>
          <w:sz w:val="21"/>
          <w:szCs w:val="21"/>
          <w:lang w:eastAsia="zh-CN"/>
        </w:rPr>
        <w:t>主频</w:t>
      </w:r>
      <w:r w:rsidRPr="00515380">
        <w:rPr>
          <w:rFonts w:ascii="华文中宋" w:eastAsia="华文中宋" w:hAnsi="华文中宋" w:cs="宋体" w:hint="eastAsia"/>
          <w:sz w:val="21"/>
          <w:szCs w:val="21"/>
          <w:lang w:eastAsia="zh-CN"/>
        </w:rPr>
        <w:t>增速放缓</w:t>
      </w:r>
      <w:r w:rsidRPr="00515380">
        <w:rPr>
          <w:rFonts w:ascii="华文中宋" w:eastAsia="华文中宋" w:hAnsi="华文中宋" w:cs="宋体"/>
          <w:sz w:val="21"/>
          <w:szCs w:val="21"/>
          <w:lang w:eastAsia="zh-CN"/>
        </w:rPr>
        <w:t>而停滞不前的情况下，传统串行模拟方式无法满足对新兴体系结构模拟规模和速度的需求。随着近年</w:t>
      </w:r>
      <w:r w:rsidRPr="00515380">
        <w:rPr>
          <w:rFonts w:ascii="华文中宋" w:eastAsia="华文中宋" w:hAnsi="华文中宋" w:cs="宋体" w:hint="eastAsia"/>
          <w:sz w:val="21"/>
          <w:szCs w:val="21"/>
          <w:lang w:eastAsia="zh-CN"/>
        </w:rPr>
        <w:t>单处理器</w:t>
      </w:r>
      <w:r w:rsidRPr="00515380">
        <w:rPr>
          <w:rFonts w:ascii="华文中宋" w:eastAsia="华文中宋" w:hAnsi="华文中宋" w:cs="宋体"/>
          <w:sz w:val="21"/>
          <w:szCs w:val="21"/>
          <w:lang w:eastAsia="zh-CN"/>
        </w:rPr>
        <w:t>向多核、</w:t>
      </w:r>
      <w:r w:rsidRPr="00515380">
        <w:rPr>
          <w:rFonts w:ascii="华文中宋" w:eastAsia="华文中宋" w:hAnsi="华文中宋" w:cs="宋体" w:hint="eastAsia"/>
          <w:sz w:val="21"/>
          <w:szCs w:val="21"/>
          <w:lang w:eastAsia="zh-CN"/>
        </w:rPr>
        <w:t>多处理器</w:t>
      </w:r>
      <w:r w:rsidRPr="00515380">
        <w:rPr>
          <w:rFonts w:ascii="华文中宋" w:eastAsia="华文中宋" w:hAnsi="华文中宋" w:cs="宋体"/>
          <w:sz w:val="21"/>
          <w:szCs w:val="21"/>
          <w:lang w:eastAsia="zh-CN"/>
        </w:rPr>
        <w:t>方向的迅猛发展，充分利用现有并行化资源加速模拟速度和精度已经被证明</w:t>
      </w:r>
      <w:r w:rsidRPr="00515380">
        <w:rPr>
          <w:rFonts w:ascii="华文中宋" w:eastAsia="华文中宋" w:hAnsi="华文中宋" w:cs="宋体" w:hint="eastAsia"/>
          <w:sz w:val="21"/>
          <w:szCs w:val="21"/>
          <w:lang w:eastAsia="zh-CN"/>
        </w:rPr>
        <w:t>是</w:t>
      </w:r>
      <w:r w:rsidRPr="00515380">
        <w:rPr>
          <w:rFonts w:ascii="华文中宋" w:eastAsia="华文中宋" w:hAnsi="华文中宋" w:cs="宋体"/>
          <w:sz w:val="21"/>
          <w:szCs w:val="21"/>
          <w:lang w:eastAsia="zh-CN"/>
        </w:rPr>
        <w:t>必要且高效的。</w:t>
      </w:r>
      <w:ins w:id="66" w:author="Shawn" w:date="2016-03-22T20:33:00Z">
        <w:r w:rsidR="00FA617B">
          <w:rPr>
            <w:rFonts w:ascii="华文中宋" w:eastAsia="华文中宋" w:hAnsi="华文中宋" w:cs="宋体" w:hint="eastAsia"/>
            <w:sz w:val="21"/>
            <w:szCs w:val="21"/>
            <w:lang w:eastAsia="zh-CN"/>
          </w:rPr>
          <w:t>利用</w:t>
        </w:r>
      </w:ins>
      <w:ins w:id="67" w:author="Shawn" w:date="2016-03-22T20:32:00Z">
        <w:r w:rsidR="00FA617B">
          <w:rPr>
            <w:rFonts w:ascii="华文中宋" w:eastAsia="华文中宋" w:hAnsi="华文中宋" w:cs="宋体" w:hint="eastAsia"/>
            <w:sz w:val="21"/>
            <w:szCs w:val="21"/>
            <w:lang w:eastAsia="zh-CN"/>
          </w:rPr>
          <w:t>并行</w:t>
        </w:r>
      </w:ins>
      <w:ins w:id="68" w:author="Shawn" w:date="2016-03-22T20:33:00Z">
        <w:r w:rsidR="00FA617B">
          <w:rPr>
            <w:rFonts w:ascii="华文中宋" w:eastAsia="华文中宋" w:hAnsi="华文中宋" w:cs="宋体" w:hint="eastAsia"/>
            <w:sz w:val="21"/>
            <w:szCs w:val="21"/>
            <w:lang w:eastAsia="zh-CN"/>
          </w:rPr>
          <w:t>技术对模拟器进行加速有很多实际例子，比如</w:t>
        </w:r>
      </w:ins>
      <w:r w:rsidRPr="00755893">
        <w:rPr>
          <w:rFonts w:ascii="Times New Roman" w:eastAsia="华文中宋" w:hAnsi="Times New Roman" w:cs="Times New Roman"/>
          <w:sz w:val="21"/>
          <w:szCs w:val="21"/>
          <w:lang w:eastAsia="zh-CN"/>
        </w:rPr>
        <w:t>GAS</w:t>
      </w:r>
      <w:r w:rsidR="00182626" w:rsidRPr="004A30FB">
        <w:rPr>
          <w:rFonts w:ascii="Times New Roman" w:eastAsia="华文中宋" w:hAnsi="Times New Roman" w:cs="Times New Roman"/>
          <w:sz w:val="21"/>
          <w:szCs w:val="21"/>
          <w:lang w:eastAsia="zh-CN"/>
        </w:rPr>
        <w:fldChar w:fldCharType="begin"/>
      </w:r>
      <w:r w:rsidR="00182626" w:rsidRPr="004A30FB">
        <w:rPr>
          <w:rFonts w:ascii="Times New Roman" w:eastAsia="华文中宋" w:hAnsi="Times New Roman" w:cs="Times New Roman"/>
          <w:sz w:val="21"/>
          <w:szCs w:val="21"/>
          <w:lang w:eastAsia="zh-CN"/>
        </w:rPr>
        <w:instrText xml:space="preserve"> REF _Ref444347804 \r \h </w:instrText>
      </w:r>
      <w:r w:rsidR="00515380" w:rsidRPr="004A30FB">
        <w:rPr>
          <w:rFonts w:ascii="Times New Roman" w:eastAsia="华文中宋" w:hAnsi="Times New Roman" w:cs="Times New Roman"/>
          <w:sz w:val="21"/>
          <w:szCs w:val="21"/>
          <w:lang w:eastAsia="zh-CN"/>
        </w:rPr>
        <w:instrText xml:space="preserve"> \* MERGEFORMAT </w:instrText>
      </w:r>
      <w:r w:rsidR="00182626" w:rsidRPr="004A30FB">
        <w:rPr>
          <w:rFonts w:ascii="Times New Roman" w:eastAsia="华文中宋" w:hAnsi="Times New Roman" w:cs="Times New Roman"/>
          <w:sz w:val="21"/>
          <w:szCs w:val="21"/>
          <w:lang w:eastAsia="zh-CN"/>
        </w:rPr>
      </w:r>
      <w:r w:rsidR="00182626" w:rsidRPr="004A30FB">
        <w:rPr>
          <w:rFonts w:ascii="Times New Roman" w:eastAsia="华文中宋" w:hAnsi="Times New Roman" w:cs="Times New Roman"/>
          <w:sz w:val="21"/>
          <w:szCs w:val="21"/>
          <w:lang w:eastAsia="zh-CN"/>
        </w:rPr>
        <w:fldChar w:fldCharType="separate"/>
      </w:r>
      <w:r w:rsidR="006B7CFD">
        <w:rPr>
          <w:rFonts w:ascii="Times New Roman" w:eastAsia="华文中宋" w:hAnsi="Times New Roman" w:cs="Times New Roman"/>
          <w:sz w:val="21"/>
          <w:szCs w:val="21"/>
          <w:lang w:eastAsia="zh-CN"/>
        </w:rPr>
        <w:t>[13]</w:t>
      </w:r>
      <w:r w:rsidR="00182626" w:rsidRPr="004A30FB">
        <w:rPr>
          <w:rFonts w:ascii="Times New Roman" w:eastAsia="华文中宋" w:hAnsi="Times New Roman" w:cs="Times New Roman"/>
          <w:sz w:val="21"/>
          <w:szCs w:val="21"/>
          <w:lang w:eastAsia="zh-CN"/>
        </w:rPr>
        <w:fldChar w:fldCharType="end"/>
      </w:r>
      <w:r w:rsidRPr="00515380">
        <w:rPr>
          <w:rFonts w:ascii="华文中宋" w:eastAsia="华文中宋" w:hAnsi="华文中宋" w:cs="宋体"/>
          <w:sz w:val="21"/>
          <w:szCs w:val="21"/>
          <w:lang w:eastAsia="zh-CN"/>
        </w:rPr>
        <w:t>模拟器在使用并行离散事件</w:t>
      </w:r>
      <w:r w:rsidRPr="00515380">
        <w:rPr>
          <w:rFonts w:ascii="华文中宋" w:eastAsia="华文中宋" w:hAnsi="华文中宋" w:cs="宋体" w:hint="eastAsia"/>
          <w:sz w:val="21"/>
          <w:szCs w:val="21"/>
          <w:lang w:eastAsia="zh-CN"/>
        </w:rPr>
        <w:t>模拟</w:t>
      </w:r>
      <w:r w:rsidRPr="00515380">
        <w:rPr>
          <w:rFonts w:ascii="华文中宋" w:eastAsia="华文中宋" w:hAnsi="华文中宋" w:cs="宋体"/>
          <w:sz w:val="21"/>
          <w:szCs w:val="21"/>
          <w:lang w:eastAsia="zh-CN"/>
        </w:rPr>
        <w:t>方法</w:t>
      </w:r>
      <w:r w:rsidRPr="00515380">
        <w:rPr>
          <w:rFonts w:ascii="华文中宋" w:eastAsia="华文中宋" w:hAnsi="华文中宋" w:cs="宋体" w:hint="eastAsia"/>
          <w:sz w:val="21"/>
          <w:szCs w:val="21"/>
          <w:lang w:eastAsia="zh-CN"/>
        </w:rPr>
        <w:t>对</w:t>
      </w:r>
      <w:r w:rsidRPr="00515380">
        <w:rPr>
          <w:rFonts w:ascii="华文中宋" w:eastAsia="华文中宋" w:hAnsi="华文中宋" w:cs="宋体"/>
          <w:sz w:val="21"/>
          <w:szCs w:val="21"/>
          <w:lang w:eastAsia="zh-CN"/>
        </w:rPr>
        <w:t>众核模拟进行加速后，模拟</w:t>
      </w:r>
      <w:r w:rsidRPr="00515380">
        <w:rPr>
          <w:rFonts w:ascii="华文中宋" w:eastAsia="华文中宋" w:hAnsi="华文中宋" w:cs="宋体" w:hint="eastAsia"/>
          <w:sz w:val="21"/>
          <w:szCs w:val="21"/>
          <w:lang w:eastAsia="zh-CN"/>
        </w:rPr>
        <w:t>精度</w:t>
      </w:r>
      <w:ins w:id="69" w:author="Shawn" w:date="2016-03-22T20:34:00Z">
        <w:r w:rsidR="00FA617B">
          <w:rPr>
            <w:rFonts w:ascii="华文中宋" w:eastAsia="华文中宋" w:hAnsi="华文中宋" w:cs="宋体" w:hint="eastAsia"/>
            <w:sz w:val="21"/>
            <w:szCs w:val="21"/>
            <w:lang w:eastAsia="zh-CN"/>
          </w:rPr>
          <w:t>几乎</w:t>
        </w:r>
      </w:ins>
      <w:r w:rsidRPr="00515380">
        <w:rPr>
          <w:rFonts w:ascii="华文中宋" w:eastAsia="华文中宋" w:hAnsi="华文中宋" w:cs="宋体"/>
          <w:sz w:val="21"/>
          <w:szCs w:val="21"/>
          <w:lang w:eastAsia="zh-CN"/>
        </w:rPr>
        <w:t>不变的前提下</w:t>
      </w:r>
      <w:ins w:id="70" w:author="Shawn" w:date="2016-03-22T20:34:00Z">
        <w:r w:rsidR="00FA617B">
          <w:rPr>
            <w:rFonts w:ascii="华文中宋" w:eastAsia="华文中宋" w:hAnsi="华文中宋" w:cs="宋体" w:hint="eastAsia"/>
            <w:sz w:val="21"/>
            <w:szCs w:val="21"/>
            <w:lang w:eastAsia="zh-CN"/>
          </w:rPr>
          <w:t>在16</w:t>
        </w:r>
        <w:r w:rsidR="00F243C4">
          <w:rPr>
            <w:rFonts w:ascii="华文中宋" w:eastAsia="华文中宋" w:hAnsi="华文中宋" w:cs="宋体" w:hint="eastAsia"/>
            <w:sz w:val="21"/>
            <w:szCs w:val="21"/>
            <w:lang w:eastAsia="zh-CN"/>
          </w:rPr>
          <w:t>个</w:t>
        </w:r>
        <w:r w:rsidR="00FA617B">
          <w:rPr>
            <w:rFonts w:ascii="华文中宋" w:eastAsia="华文中宋" w:hAnsi="华文中宋" w:cs="宋体" w:hint="eastAsia"/>
            <w:sz w:val="21"/>
            <w:szCs w:val="21"/>
            <w:lang w:eastAsia="zh-CN"/>
          </w:rPr>
          <w:t>核</w:t>
        </w:r>
        <w:r w:rsidR="00F243C4">
          <w:rPr>
            <w:rFonts w:ascii="华文中宋" w:eastAsia="华文中宋" w:hAnsi="华文中宋" w:cs="宋体" w:hint="eastAsia"/>
            <w:sz w:val="21"/>
            <w:szCs w:val="21"/>
            <w:lang w:eastAsia="zh-CN"/>
          </w:rPr>
          <w:t>上</w:t>
        </w:r>
      </w:ins>
      <w:r w:rsidRPr="00515380">
        <w:rPr>
          <w:rFonts w:ascii="华文中宋" w:eastAsia="华文中宋" w:hAnsi="华文中宋" w:cs="宋体"/>
          <w:sz w:val="21"/>
          <w:szCs w:val="21"/>
          <w:lang w:eastAsia="zh-CN"/>
        </w:rPr>
        <w:t>获得了</w:t>
      </w:r>
      <w:r w:rsidRPr="00755893">
        <w:rPr>
          <w:rFonts w:ascii="Times New Roman" w:eastAsia="华文中宋" w:hAnsi="Times New Roman" w:cs="Times New Roman"/>
          <w:sz w:val="21"/>
          <w:szCs w:val="21"/>
          <w:lang w:eastAsia="zh-CN"/>
        </w:rPr>
        <w:t>10.9</w:t>
      </w:r>
      <w:r w:rsidRPr="00515380">
        <w:rPr>
          <w:rFonts w:ascii="华文中宋" w:eastAsia="华文中宋" w:hAnsi="华文中宋" w:cs="宋体" w:hint="eastAsia"/>
          <w:sz w:val="21"/>
          <w:szCs w:val="21"/>
          <w:lang w:eastAsia="zh-CN"/>
        </w:rPr>
        <w:t>倍</w:t>
      </w:r>
      <w:r w:rsidRPr="00515380">
        <w:rPr>
          <w:rFonts w:ascii="华文中宋" w:eastAsia="华文中宋" w:hAnsi="华文中宋" w:cs="宋体"/>
          <w:sz w:val="21"/>
          <w:szCs w:val="21"/>
          <w:lang w:eastAsia="zh-CN"/>
        </w:rPr>
        <w:t>的速度提高。</w:t>
      </w:r>
    </w:p>
    <w:p w14:paraId="5450F85A" w14:textId="708567A5" w:rsidR="002A2735" w:rsidRDefault="002A2735" w:rsidP="00EC79A8">
      <w:pPr>
        <w:pStyle w:val="1"/>
        <w:numPr>
          <w:ilvl w:val="0"/>
          <w:numId w:val="3"/>
        </w:numPr>
        <w:rPr>
          <w:ins w:id="71" w:author="Shawn" w:date="2016-03-22T20:35:00Z"/>
          <w:rFonts w:ascii="华文中宋" w:eastAsia="华文中宋" w:hAnsi="华文中宋"/>
          <w:b/>
          <w:color w:val="000000" w:themeColor="text1"/>
          <w:sz w:val="24"/>
          <w:szCs w:val="21"/>
          <w:lang w:eastAsia="zh-CN"/>
        </w:rPr>
      </w:pPr>
      <w:r w:rsidRPr="002A2735">
        <w:rPr>
          <w:rFonts w:ascii="华文中宋" w:eastAsia="华文中宋" w:hAnsi="华文中宋" w:hint="eastAsia"/>
          <w:b/>
          <w:color w:val="000000" w:themeColor="text1"/>
          <w:sz w:val="24"/>
          <w:szCs w:val="21"/>
          <w:lang w:eastAsia="zh-CN"/>
        </w:rPr>
        <w:t>优化</w:t>
      </w:r>
      <w:r w:rsidRPr="002A2735">
        <w:rPr>
          <w:rFonts w:ascii="华文中宋" w:eastAsia="华文中宋" w:hAnsi="华文中宋"/>
          <w:b/>
          <w:color w:val="000000" w:themeColor="text1"/>
          <w:sz w:val="24"/>
          <w:szCs w:val="21"/>
          <w:lang w:eastAsia="zh-CN"/>
        </w:rPr>
        <w:t>技术研究</w:t>
      </w:r>
    </w:p>
    <w:p w14:paraId="7A41D7B2" w14:textId="569A0A9F" w:rsidR="004225F2" w:rsidRPr="00B22460" w:rsidRDefault="004225F2">
      <w:pPr>
        <w:pStyle w:val="a4"/>
        <w:keepNext/>
        <w:keepLines/>
        <w:widowControl w:val="0"/>
        <w:numPr>
          <w:ilvl w:val="0"/>
          <w:numId w:val="5"/>
        </w:numPr>
        <w:tabs>
          <w:tab w:val="left" w:pos="0"/>
        </w:tabs>
        <w:overflowPunct w:val="0"/>
        <w:autoSpaceDE w:val="0"/>
        <w:autoSpaceDN w:val="0"/>
        <w:adjustRightInd w:val="0"/>
        <w:spacing w:line="320" w:lineRule="exact"/>
        <w:textAlignment w:val="baseline"/>
        <w:outlineLvl w:val="1"/>
        <w:rPr>
          <w:ins w:id="72" w:author="Shawn" w:date="2016-03-22T20:35:00Z"/>
          <w:rFonts w:ascii="华文中宋" w:eastAsia="华文中宋" w:hAnsi="华文中宋" w:cs="宋体"/>
          <w:b/>
          <w:sz w:val="21"/>
          <w:szCs w:val="21"/>
          <w:lang w:eastAsia="zh-CN"/>
        </w:rPr>
        <w:pPrChange w:id="73" w:author="Shawn" w:date="2016-03-22T20:35:00Z">
          <w:pPr>
            <w:pStyle w:val="a4"/>
            <w:keepNext/>
            <w:keepLines/>
            <w:widowControl w:val="0"/>
            <w:numPr>
              <w:numId w:val="3"/>
            </w:numPr>
            <w:tabs>
              <w:tab w:val="left" w:pos="0"/>
            </w:tabs>
            <w:overflowPunct w:val="0"/>
            <w:autoSpaceDE w:val="0"/>
            <w:autoSpaceDN w:val="0"/>
            <w:adjustRightInd w:val="0"/>
            <w:spacing w:line="320" w:lineRule="exact"/>
            <w:ind w:left="360" w:hanging="360"/>
            <w:textAlignment w:val="baseline"/>
            <w:outlineLvl w:val="1"/>
          </w:pPr>
        </w:pPrChange>
      </w:pPr>
      <w:commentRangeStart w:id="74"/>
      <w:ins w:id="75" w:author="Shawn" w:date="2016-03-22T20:35:00Z">
        <w:r>
          <w:rPr>
            <w:rFonts w:ascii="华文中宋" w:eastAsia="华文中宋" w:hAnsi="华文中宋" w:cs="宋体" w:hint="eastAsia"/>
            <w:b/>
            <w:sz w:val="21"/>
            <w:szCs w:val="21"/>
            <w:lang w:eastAsia="zh-CN"/>
          </w:rPr>
          <w:t>高通量众核模拟平台</w:t>
        </w:r>
      </w:ins>
      <w:commentRangeEnd w:id="74"/>
      <w:ins w:id="76" w:author="Shawn" w:date="2016-03-22T20:36:00Z">
        <w:r>
          <w:rPr>
            <w:rStyle w:val="a7"/>
          </w:rPr>
          <w:commentReference w:id="74"/>
        </w:r>
      </w:ins>
    </w:p>
    <w:p w14:paraId="19876531" w14:textId="1AB47360" w:rsidR="004225F2" w:rsidRPr="004225F2" w:rsidRDefault="004225F2">
      <w:pPr>
        <w:rPr>
          <w:lang w:eastAsia="zh-CN"/>
          <w:rPrChange w:id="77" w:author="Shawn" w:date="2016-03-22T20:35:00Z">
            <w:rPr>
              <w:rFonts w:ascii="华文中宋" w:eastAsia="华文中宋" w:hAnsi="华文中宋"/>
              <w:b/>
              <w:color w:val="000000" w:themeColor="text1"/>
              <w:sz w:val="24"/>
              <w:szCs w:val="21"/>
              <w:lang w:eastAsia="zh-CN"/>
            </w:rPr>
          </w:rPrChange>
        </w:rPr>
        <w:pPrChange w:id="78" w:author="Shawn" w:date="2016-03-22T20:35:00Z">
          <w:pPr>
            <w:pStyle w:val="1"/>
            <w:numPr>
              <w:numId w:val="3"/>
            </w:numPr>
            <w:ind w:left="360" w:hanging="360"/>
          </w:pPr>
        </w:pPrChange>
      </w:pPr>
    </w:p>
    <w:p w14:paraId="492EE954" w14:textId="0CC803C9" w:rsidR="005B3559" w:rsidRPr="00B22460" w:rsidRDefault="005B3559" w:rsidP="00EC79A8">
      <w:pPr>
        <w:pStyle w:val="a4"/>
        <w:keepNext/>
        <w:keepLines/>
        <w:widowControl w:val="0"/>
        <w:numPr>
          <w:ilvl w:val="0"/>
          <w:numId w:val="5"/>
        </w:numPr>
        <w:tabs>
          <w:tab w:val="left" w:pos="0"/>
        </w:tabs>
        <w:overflowPunct w:val="0"/>
        <w:autoSpaceDE w:val="0"/>
        <w:autoSpaceDN w:val="0"/>
        <w:adjustRightInd w:val="0"/>
        <w:spacing w:line="320" w:lineRule="exact"/>
        <w:textAlignment w:val="baseline"/>
        <w:outlineLvl w:val="1"/>
        <w:rPr>
          <w:rFonts w:ascii="华文中宋" w:eastAsia="华文中宋" w:hAnsi="华文中宋" w:cs="宋体"/>
          <w:b/>
          <w:sz w:val="21"/>
          <w:szCs w:val="21"/>
          <w:lang w:eastAsia="zh-CN"/>
        </w:rPr>
      </w:pPr>
      <w:r w:rsidRPr="00B22460">
        <w:rPr>
          <w:rFonts w:ascii="华文中宋" w:eastAsia="华文中宋" w:hAnsi="华文中宋" w:cs="宋体"/>
          <w:b/>
          <w:sz w:val="21"/>
          <w:szCs w:val="21"/>
          <w:lang w:eastAsia="zh-CN"/>
        </w:rPr>
        <w:t>查找表</w:t>
      </w:r>
      <w:r w:rsidR="00BC594C" w:rsidRPr="00B22460">
        <w:rPr>
          <w:rFonts w:ascii="华文中宋" w:eastAsia="华文中宋" w:hAnsi="华文中宋" w:cs="宋体"/>
          <w:b/>
          <w:sz w:val="21"/>
          <w:szCs w:val="21"/>
          <w:lang w:eastAsia="zh-CN"/>
        </w:rPr>
        <w:t>技术</w:t>
      </w:r>
    </w:p>
    <w:p w14:paraId="5E952CD0" w14:textId="3A757331" w:rsidR="00B05C47" w:rsidRPr="00515380" w:rsidRDefault="005B3559" w:rsidP="002327DA">
      <w:pPr>
        <w:spacing w:line="340" w:lineRule="atLeast"/>
        <w:ind w:firstLine="432"/>
        <w:jc w:val="both"/>
        <w:rPr>
          <w:rFonts w:ascii="华文中宋" w:eastAsia="华文中宋" w:hAnsi="华文中宋" w:cs="宋体"/>
          <w:sz w:val="21"/>
          <w:szCs w:val="21"/>
          <w:lang w:eastAsia="zh-CN"/>
        </w:rPr>
      </w:pPr>
      <w:r w:rsidRPr="00515380">
        <w:rPr>
          <w:rFonts w:ascii="华文中宋" w:eastAsia="华文中宋" w:hAnsi="华文中宋" w:cs="宋体"/>
          <w:sz w:val="21"/>
          <w:szCs w:val="21"/>
          <w:lang w:eastAsia="zh-CN"/>
        </w:rPr>
        <w:t>在计算机</w:t>
      </w:r>
      <w:r w:rsidRPr="00515380">
        <w:rPr>
          <w:rFonts w:ascii="华文中宋" w:eastAsia="华文中宋" w:hAnsi="华文中宋" w:cs="宋体" w:hint="eastAsia"/>
          <w:sz w:val="21"/>
          <w:szCs w:val="21"/>
          <w:lang w:eastAsia="zh-CN"/>
        </w:rPr>
        <w:t>科学</w:t>
      </w:r>
      <w:r w:rsidRPr="00515380">
        <w:rPr>
          <w:rFonts w:ascii="华文中宋" w:eastAsia="华文中宋" w:hAnsi="华文中宋" w:cs="宋体"/>
          <w:sz w:val="21"/>
          <w:szCs w:val="21"/>
          <w:lang w:eastAsia="zh-CN"/>
        </w:rPr>
        <w:t>中，</w:t>
      </w:r>
      <w:r w:rsidR="00141A7F" w:rsidRPr="00515380">
        <w:rPr>
          <w:rFonts w:ascii="华文中宋" w:eastAsia="华文中宋" w:hAnsi="华文中宋" w:cs="宋体" w:hint="eastAsia"/>
          <w:sz w:val="21"/>
          <w:szCs w:val="21"/>
          <w:lang w:eastAsia="zh-CN"/>
        </w:rPr>
        <w:t>静态</w:t>
      </w:r>
      <w:r w:rsidRPr="00515380">
        <w:rPr>
          <w:rFonts w:ascii="华文中宋" w:eastAsia="华文中宋" w:hAnsi="华文中宋" w:cs="宋体" w:hint="eastAsia"/>
          <w:sz w:val="21"/>
          <w:szCs w:val="21"/>
          <w:lang w:eastAsia="zh-CN"/>
        </w:rPr>
        <w:t>查找表</w:t>
      </w:r>
      <w:r w:rsidR="00141A7F" w:rsidRPr="00515380">
        <w:rPr>
          <w:rFonts w:ascii="华文中宋" w:eastAsia="华文中宋" w:hAnsi="华文中宋" w:cs="宋体"/>
          <w:sz w:val="21"/>
          <w:szCs w:val="21"/>
          <w:lang w:eastAsia="zh-CN"/>
        </w:rPr>
        <w:t>是用简单的查询操作替换运行时计算的数组或者关联数组。</w:t>
      </w:r>
      <w:r w:rsidR="00F9056E" w:rsidRPr="00515380">
        <w:rPr>
          <w:rFonts w:ascii="华文中宋" w:eastAsia="华文中宋" w:hAnsi="华文中宋" w:cs="宋体"/>
          <w:sz w:val="21"/>
          <w:szCs w:val="21"/>
          <w:lang w:eastAsia="zh-CN"/>
        </w:rPr>
        <w:t>由于省去了不必要的函数调用、</w:t>
      </w:r>
      <w:r w:rsidR="00F9056E" w:rsidRPr="00515380">
        <w:rPr>
          <w:rFonts w:ascii="华文中宋" w:eastAsia="华文中宋" w:hAnsi="华文中宋" w:cs="宋体" w:hint="eastAsia"/>
          <w:sz w:val="21"/>
          <w:szCs w:val="21"/>
          <w:lang w:eastAsia="zh-CN"/>
        </w:rPr>
        <w:t>分支</w:t>
      </w:r>
      <w:r w:rsidR="00F9056E" w:rsidRPr="00515380">
        <w:rPr>
          <w:rFonts w:ascii="华文中宋" w:eastAsia="华文中宋" w:hAnsi="华文中宋" w:cs="宋体"/>
          <w:sz w:val="21"/>
          <w:szCs w:val="21"/>
          <w:lang w:eastAsia="zh-CN"/>
        </w:rPr>
        <w:t>转移及</w:t>
      </w:r>
      <w:r w:rsidR="006D6A5F" w:rsidRPr="00515380">
        <w:rPr>
          <w:rFonts w:ascii="华文中宋" w:eastAsia="华文中宋" w:hAnsi="华文中宋" w:cs="宋体"/>
          <w:sz w:val="21"/>
          <w:szCs w:val="21"/>
          <w:lang w:eastAsia="zh-CN"/>
        </w:rPr>
        <w:t>复杂算术运算，</w:t>
      </w:r>
      <w:r w:rsidR="006D6A5F" w:rsidRPr="00515380">
        <w:rPr>
          <w:rFonts w:ascii="华文中宋" w:eastAsia="华文中宋" w:hAnsi="华文中宋" w:cs="宋体" w:hint="eastAsia"/>
          <w:sz w:val="21"/>
          <w:szCs w:val="21"/>
          <w:lang w:eastAsia="zh-CN"/>
        </w:rPr>
        <w:t>使用</w:t>
      </w:r>
      <w:r w:rsidR="006D6A5F" w:rsidRPr="00515380">
        <w:rPr>
          <w:rFonts w:ascii="华文中宋" w:eastAsia="华文中宋" w:hAnsi="华文中宋" w:cs="宋体"/>
          <w:sz w:val="21"/>
          <w:szCs w:val="21"/>
          <w:lang w:eastAsia="zh-CN"/>
        </w:rPr>
        <w:t>静态查找表的方案</w:t>
      </w:r>
      <w:r w:rsidR="006D6A5F" w:rsidRPr="00515380">
        <w:rPr>
          <w:rFonts w:ascii="华文中宋" w:eastAsia="华文中宋" w:hAnsi="华文中宋" w:cs="宋体" w:hint="eastAsia"/>
          <w:sz w:val="21"/>
          <w:szCs w:val="21"/>
          <w:lang w:eastAsia="zh-CN"/>
        </w:rPr>
        <w:t>通常</w:t>
      </w:r>
      <w:r w:rsidR="006D6A5F" w:rsidRPr="00515380">
        <w:rPr>
          <w:rFonts w:ascii="华文中宋" w:eastAsia="华文中宋" w:hAnsi="华文中宋" w:cs="宋体"/>
          <w:sz w:val="21"/>
          <w:szCs w:val="21"/>
          <w:lang w:eastAsia="zh-CN"/>
        </w:rPr>
        <w:t>能</w:t>
      </w:r>
      <w:r w:rsidR="006D6A5F" w:rsidRPr="00515380">
        <w:rPr>
          <w:rFonts w:ascii="华文中宋" w:eastAsia="华文中宋" w:hAnsi="华文中宋" w:cs="宋体" w:hint="eastAsia"/>
          <w:sz w:val="21"/>
          <w:szCs w:val="21"/>
          <w:lang w:eastAsia="zh-CN"/>
        </w:rPr>
        <w:t>取得</w:t>
      </w:r>
      <w:r w:rsidR="006D6A5F" w:rsidRPr="00515380">
        <w:rPr>
          <w:rFonts w:ascii="华文中宋" w:eastAsia="华文中宋" w:hAnsi="华文中宋" w:cs="宋体"/>
          <w:sz w:val="21"/>
          <w:szCs w:val="21"/>
          <w:lang w:eastAsia="zh-CN"/>
        </w:rPr>
        <w:t>显著的加速</w:t>
      </w:r>
      <w:r w:rsidRPr="00515380">
        <w:rPr>
          <w:rFonts w:ascii="华文中宋" w:eastAsia="华文中宋" w:hAnsi="华文中宋" w:cs="宋体"/>
          <w:sz w:val="21"/>
          <w:szCs w:val="21"/>
          <w:lang w:eastAsia="zh-CN"/>
        </w:rPr>
        <w:t>。</w:t>
      </w:r>
    </w:p>
    <w:p w14:paraId="07396CB5" w14:textId="41350145" w:rsidR="00612D0A" w:rsidRPr="00515380" w:rsidRDefault="009E2CFA" w:rsidP="002327DA">
      <w:pPr>
        <w:spacing w:line="340" w:lineRule="atLeast"/>
        <w:ind w:firstLine="432"/>
        <w:jc w:val="both"/>
        <w:rPr>
          <w:rFonts w:ascii="华文中宋" w:eastAsia="华文中宋" w:hAnsi="华文中宋" w:cs="宋体"/>
          <w:sz w:val="21"/>
          <w:szCs w:val="21"/>
          <w:lang w:eastAsia="zh-CN"/>
        </w:rPr>
      </w:pPr>
      <w:r w:rsidRPr="00515380">
        <w:rPr>
          <w:rFonts w:ascii="华文中宋" w:eastAsia="华文中宋" w:hAnsi="华文中宋" w:cs="宋体"/>
          <w:sz w:val="21"/>
          <w:szCs w:val="21"/>
          <w:lang w:eastAsia="zh-CN"/>
        </w:rPr>
        <w:t>在</w:t>
      </w:r>
      <w:r w:rsidR="0055164F" w:rsidRPr="00515380">
        <w:rPr>
          <w:rFonts w:ascii="华文中宋" w:eastAsia="华文中宋" w:hAnsi="华文中宋" w:cs="宋体" w:hint="eastAsia"/>
          <w:sz w:val="21"/>
          <w:szCs w:val="21"/>
          <w:lang w:eastAsia="zh-CN"/>
        </w:rPr>
        <w:t>模拟器</w:t>
      </w:r>
      <w:r w:rsidRPr="00515380">
        <w:rPr>
          <w:rFonts w:ascii="华文中宋" w:eastAsia="华文中宋" w:hAnsi="华文中宋" w:cs="宋体"/>
          <w:sz w:val="21"/>
          <w:szCs w:val="21"/>
          <w:lang w:eastAsia="zh-CN"/>
        </w:rPr>
        <w:t>实现中，</w:t>
      </w:r>
      <w:r w:rsidR="00612D0A" w:rsidRPr="00515380">
        <w:rPr>
          <w:rFonts w:ascii="华文中宋" w:eastAsia="华文中宋" w:hAnsi="华文中宋" w:cs="宋体" w:hint="eastAsia"/>
          <w:sz w:val="21"/>
          <w:szCs w:val="21"/>
          <w:lang w:eastAsia="zh-CN"/>
        </w:rPr>
        <w:t>查找表</w:t>
      </w:r>
      <w:r w:rsidRPr="00515380">
        <w:rPr>
          <w:rFonts w:ascii="华文中宋" w:eastAsia="华文中宋" w:hAnsi="华文中宋" w:cs="宋体"/>
          <w:sz w:val="21"/>
          <w:szCs w:val="21"/>
          <w:lang w:eastAsia="zh-CN"/>
        </w:rPr>
        <w:t>技术</w:t>
      </w:r>
      <w:r w:rsidRPr="00515380">
        <w:rPr>
          <w:rFonts w:ascii="华文中宋" w:eastAsia="华文中宋" w:hAnsi="华文中宋" w:cs="宋体" w:hint="eastAsia"/>
          <w:sz w:val="21"/>
          <w:szCs w:val="21"/>
          <w:lang w:eastAsia="zh-CN"/>
        </w:rPr>
        <w:t>应用</w:t>
      </w:r>
      <w:r w:rsidRPr="00515380">
        <w:rPr>
          <w:rFonts w:ascii="华文中宋" w:eastAsia="华文中宋" w:hAnsi="华文中宋" w:cs="宋体"/>
          <w:sz w:val="21"/>
          <w:szCs w:val="21"/>
          <w:lang w:eastAsia="zh-CN"/>
        </w:rPr>
        <w:t>于以下三个方面；</w:t>
      </w:r>
      <w:r w:rsidRPr="00881FE9">
        <w:rPr>
          <w:rFonts w:ascii="Times New Roman" w:eastAsia="华文中宋" w:hAnsi="Times New Roman" w:cs="Times New Roman"/>
          <w:sz w:val="21"/>
          <w:szCs w:val="21"/>
          <w:lang w:eastAsia="zh-CN"/>
        </w:rPr>
        <w:t>PopCount</w:t>
      </w:r>
      <w:r w:rsidRPr="00515380">
        <w:rPr>
          <w:rFonts w:ascii="华文中宋" w:eastAsia="华文中宋" w:hAnsi="华文中宋" w:cs="宋体"/>
          <w:sz w:val="21"/>
          <w:szCs w:val="21"/>
          <w:lang w:eastAsia="zh-CN"/>
        </w:rPr>
        <w:t>算法</w:t>
      </w:r>
      <w:r w:rsidRPr="00515380">
        <w:rPr>
          <w:rFonts w:ascii="华文中宋" w:eastAsia="华文中宋" w:hAnsi="华文中宋" w:cs="宋体" w:hint="eastAsia"/>
          <w:sz w:val="21"/>
          <w:szCs w:val="21"/>
          <w:lang w:eastAsia="zh-CN"/>
        </w:rPr>
        <w:t>的</w:t>
      </w:r>
      <w:r w:rsidRPr="00515380">
        <w:rPr>
          <w:rFonts w:ascii="华文中宋" w:eastAsia="华文中宋" w:hAnsi="华文中宋" w:cs="宋体"/>
          <w:sz w:val="21"/>
          <w:szCs w:val="21"/>
          <w:lang w:eastAsia="zh-CN"/>
        </w:rPr>
        <w:t>优化、指令条件域检查以及</w:t>
      </w:r>
      <w:r w:rsidRPr="00515380">
        <w:rPr>
          <w:rFonts w:ascii="华文中宋" w:eastAsia="华文中宋" w:hAnsi="华文中宋" w:cs="宋体" w:hint="eastAsia"/>
          <w:sz w:val="21"/>
          <w:szCs w:val="21"/>
          <w:lang w:eastAsia="zh-CN"/>
        </w:rPr>
        <w:t>软件</w:t>
      </w:r>
      <w:r w:rsidR="001621B8" w:rsidRPr="00515380">
        <w:rPr>
          <w:rFonts w:ascii="华文中宋" w:eastAsia="华文中宋" w:hAnsi="华文中宋" w:cs="宋体"/>
          <w:sz w:val="21"/>
          <w:szCs w:val="21"/>
          <w:lang w:eastAsia="zh-CN"/>
        </w:rPr>
        <w:t>模拟</w:t>
      </w:r>
      <w:r w:rsidRPr="00515380">
        <w:rPr>
          <w:rFonts w:ascii="华文中宋" w:eastAsia="华文中宋" w:hAnsi="华文中宋" w:cs="宋体"/>
          <w:sz w:val="21"/>
          <w:szCs w:val="21"/>
          <w:lang w:eastAsia="zh-CN"/>
        </w:rPr>
        <w:t>踪迹缓存。</w:t>
      </w:r>
    </w:p>
    <w:p w14:paraId="7F391920" w14:textId="794EC7F8" w:rsidR="00707489" w:rsidRPr="00E376F4" w:rsidRDefault="00707489" w:rsidP="00EC79A8">
      <w:pPr>
        <w:pStyle w:val="Body"/>
        <w:numPr>
          <w:ilvl w:val="0"/>
          <w:numId w:val="7"/>
        </w:numPr>
        <w:jc w:val="both"/>
        <w:rPr>
          <w:rFonts w:ascii="Times New Roman" w:eastAsia="华文中宋" w:hAnsi="Times New Roman" w:cs="Times New Roman"/>
          <w:color w:val="auto"/>
          <w:sz w:val="21"/>
          <w:szCs w:val="21"/>
          <w:bdr w:val="none" w:sz="0" w:space="0" w:color="auto"/>
          <w:lang w:eastAsia="zh-CN"/>
        </w:rPr>
      </w:pPr>
      <w:r w:rsidRPr="00E376F4">
        <w:rPr>
          <w:rFonts w:ascii="Times New Roman" w:eastAsia="华文中宋" w:hAnsi="Times New Roman" w:cs="Times New Roman"/>
          <w:color w:val="auto"/>
          <w:sz w:val="21"/>
          <w:szCs w:val="21"/>
          <w:bdr w:val="none" w:sz="0" w:space="0" w:color="auto"/>
          <w:lang w:eastAsia="zh-CN"/>
        </w:rPr>
        <w:t>PopCount</w:t>
      </w:r>
    </w:p>
    <w:p w14:paraId="4C6576B2" w14:textId="1CFEC1AA" w:rsidR="004A4DA3" w:rsidRDefault="00707489" w:rsidP="004A4DA3">
      <w:pPr>
        <w:keepNext/>
        <w:widowControl w:val="0"/>
        <w:autoSpaceDE w:val="0"/>
        <w:autoSpaceDN w:val="0"/>
        <w:adjustRightInd w:val="0"/>
        <w:ind w:firstLine="420"/>
        <w:rPr>
          <w:lang w:eastAsia="zh-CN"/>
        </w:rPr>
      </w:pPr>
      <w:r w:rsidRPr="00515380">
        <w:rPr>
          <w:rFonts w:ascii="华文中宋" w:eastAsia="华文中宋" w:hAnsi="华文中宋" w:cs="宋体"/>
          <w:sz w:val="21"/>
          <w:szCs w:val="21"/>
          <w:lang w:eastAsia="zh-CN"/>
        </w:rPr>
        <w:t>ARMv6</w:t>
      </w:r>
      <w:r w:rsidRPr="00515380">
        <w:rPr>
          <w:rFonts w:ascii="华文中宋" w:eastAsia="华文中宋" w:hAnsi="华文中宋" w:cs="宋体" w:hint="eastAsia"/>
          <w:sz w:val="21"/>
          <w:szCs w:val="21"/>
          <w:lang w:eastAsia="zh-CN"/>
        </w:rPr>
        <w:t>指令集</w:t>
      </w:r>
      <w:r w:rsidRPr="00515380">
        <w:rPr>
          <w:rFonts w:ascii="华文中宋" w:eastAsia="华文中宋" w:hAnsi="华文中宋" w:cs="宋体"/>
          <w:sz w:val="21"/>
          <w:szCs w:val="21"/>
          <w:lang w:eastAsia="zh-CN"/>
        </w:rPr>
        <w:t>中Load/Store Multiple</w:t>
      </w:r>
      <w:r w:rsidR="000B6884" w:rsidRPr="00515380">
        <w:rPr>
          <w:rFonts w:ascii="华文中宋" w:eastAsia="华文中宋" w:hAnsi="华文中宋" w:cs="宋体"/>
          <w:sz w:val="21"/>
          <w:szCs w:val="21"/>
          <w:lang w:eastAsia="zh-CN"/>
        </w:rPr>
        <w:t>指令</w:t>
      </w:r>
      <w:r w:rsidR="00A057DE">
        <w:rPr>
          <w:rFonts w:ascii="华文中宋" w:eastAsia="华文中宋" w:hAnsi="华文中宋" w:cs="宋体"/>
          <w:sz w:val="21"/>
          <w:szCs w:val="21"/>
          <w:lang w:eastAsia="zh-CN"/>
        </w:rPr>
        <w:fldChar w:fldCharType="begin"/>
      </w:r>
      <w:r w:rsidR="00A057DE">
        <w:rPr>
          <w:rFonts w:ascii="华文中宋" w:eastAsia="华文中宋" w:hAnsi="华文中宋" w:cs="宋体"/>
          <w:sz w:val="21"/>
          <w:szCs w:val="21"/>
          <w:lang w:eastAsia="zh-CN"/>
        </w:rPr>
        <w:instrText xml:space="preserve"> REF _Ref444940662 \r \h </w:instrText>
      </w:r>
      <w:r w:rsidR="00A057DE">
        <w:rPr>
          <w:rFonts w:ascii="华文中宋" w:eastAsia="华文中宋" w:hAnsi="华文中宋" w:cs="宋体"/>
          <w:sz w:val="21"/>
          <w:szCs w:val="21"/>
          <w:lang w:eastAsia="zh-CN"/>
        </w:rPr>
      </w:r>
      <w:r w:rsidR="00A057DE">
        <w:rPr>
          <w:rFonts w:ascii="华文中宋" w:eastAsia="华文中宋" w:hAnsi="华文中宋" w:cs="宋体"/>
          <w:sz w:val="21"/>
          <w:szCs w:val="21"/>
          <w:lang w:eastAsia="zh-CN"/>
        </w:rPr>
        <w:fldChar w:fldCharType="separate"/>
      </w:r>
      <w:r w:rsidR="00A057DE">
        <w:rPr>
          <w:rFonts w:ascii="华文中宋" w:eastAsia="华文中宋" w:hAnsi="华文中宋" w:cs="宋体"/>
          <w:sz w:val="21"/>
          <w:szCs w:val="21"/>
          <w:lang w:eastAsia="zh-CN"/>
        </w:rPr>
        <w:t>[14]</w:t>
      </w:r>
      <w:r w:rsidR="00A057DE">
        <w:rPr>
          <w:rFonts w:ascii="华文中宋" w:eastAsia="华文中宋" w:hAnsi="华文中宋" w:cs="宋体"/>
          <w:sz w:val="21"/>
          <w:szCs w:val="21"/>
          <w:lang w:eastAsia="zh-CN"/>
        </w:rPr>
        <w:fldChar w:fldCharType="end"/>
      </w:r>
      <w:r w:rsidR="000B6884" w:rsidRPr="00515380">
        <w:rPr>
          <w:rFonts w:ascii="华文中宋" w:eastAsia="华文中宋" w:hAnsi="华文中宋" w:cs="宋体"/>
          <w:sz w:val="21"/>
          <w:szCs w:val="21"/>
          <w:lang w:eastAsia="zh-CN"/>
        </w:rPr>
        <w:t>的格式</w:t>
      </w:r>
      <w:r w:rsidR="000B6884" w:rsidRPr="00515380">
        <w:rPr>
          <w:rFonts w:ascii="华文中宋" w:eastAsia="华文中宋" w:hAnsi="华文中宋" w:cs="宋体" w:hint="eastAsia"/>
          <w:sz w:val="21"/>
          <w:szCs w:val="21"/>
          <w:lang w:eastAsia="zh-CN"/>
        </w:rPr>
        <w:t>如</w:t>
      </w:r>
      <w:r w:rsidR="004A4DA3">
        <w:rPr>
          <w:rFonts w:ascii="华文中宋" w:eastAsia="华文中宋" w:hAnsi="华文中宋" w:cs="宋体"/>
          <w:sz w:val="21"/>
          <w:szCs w:val="21"/>
          <w:lang w:eastAsia="zh-CN"/>
        </w:rPr>
        <w:fldChar w:fldCharType="begin"/>
      </w:r>
      <w:r w:rsidR="004A4DA3">
        <w:rPr>
          <w:rFonts w:ascii="华文中宋" w:eastAsia="华文中宋" w:hAnsi="华文中宋" w:cs="宋体"/>
          <w:sz w:val="21"/>
          <w:szCs w:val="21"/>
          <w:lang w:eastAsia="zh-CN"/>
        </w:rPr>
        <w:instrText xml:space="preserve"> </w:instrText>
      </w:r>
      <w:r w:rsidR="004A4DA3">
        <w:rPr>
          <w:rFonts w:ascii="华文中宋" w:eastAsia="华文中宋" w:hAnsi="华文中宋" w:cs="宋体" w:hint="eastAsia"/>
          <w:sz w:val="21"/>
          <w:szCs w:val="21"/>
          <w:lang w:eastAsia="zh-CN"/>
        </w:rPr>
        <w:instrText>REF _Ref444779336 \h</w:instrText>
      </w:r>
      <w:r w:rsidR="004A4DA3">
        <w:rPr>
          <w:rFonts w:ascii="华文中宋" w:eastAsia="华文中宋" w:hAnsi="华文中宋" w:cs="宋体"/>
          <w:sz w:val="21"/>
          <w:szCs w:val="21"/>
          <w:lang w:eastAsia="zh-CN"/>
        </w:rPr>
        <w:instrText xml:space="preserve">  \* MERGEFORMAT </w:instrText>
      </w:r>
      <w:r w:rsidR="004A4DA3">
        <w:rPr>
          <w:rFonts w:ascii="华文中宋" w:eastAsia="华文中宋" w:hAnsi="华文中宋" w:cs="宋体"/>
          <w:sz w:val="21"/>
          <w:szCs w:val="21"/>
          <w:lang w:eastAsia="zh-CN"/>
        </w:rPr>
      </w:r>
      <w:r w:rsidR="004A4DA3">
        <w:rPr>
          <w:rFonts w:ascii="华文中宋" w:eastAsia="华文中宋" w:hAnsi="华文中宋" w:cs="宋体"/>
          <w:sz w:val="21"/>
          <w:szCs w:val="21"/>
          <w:lang w:eastAsia="zh-CN"/>
        </w:rPr>
        <w:fldChar w:fldCharType="separate"/>
      </w:r>
      <w:r w:rsidR="004A4DA3" w:rsidRPr="004A4DA3">
        <w:rPr>
          <w:rFonts w:ascii="华文中宋" w:eastAsia="华文中宋" w:hAnsi="华文中宋" w:cs="宋体"/>
          <w:sz w:val="21"/>
          <w:szCs w:val="21"/>
          <w:lang w:eastAsia="zh-CN"/>
        </w:rPr>
        <w:t>图 1</w:t>
      </w:r>
      <w:r w:rsidR="004A4DA3">
        <w:rPr>
          <w:rFonts w:ascii="华文中宋" w:eastAsia="华文中宋" w:hAnsi="华文中宋" w:cs="宋体"/>
          <w:sz w:val="21"/>
          <w:szCs w:val="21"/>
          <w:lang w:eastAsia="zh-CN"/>
        </w:rPr>
        <w:fldChar w:fldCharType="end"/>
      </w:r>
      <w:r w:rsidR="000B6884" w:rsidRPr="00515380">
        <w:rPr>
          <w:rFonts w:ascii="华文中宋" w:eastAsia="华文中宋" w:hAnsi="华文中宋" w:cs="宋体" w:hint="eastAsia"/>
          <w:sz w:val="21"/>
          <w:szCs w:val="21"/>
          <w:lang w:eastAsia="zh-CN"/>
        </w:rPr>
        <w:t>所示</w:t>
      </w:r>
      <w:r w:rsidR="000B6884" w:rsidRPr="00515380">
        <w:rPr>
          <w:rFonts w:ascii="华文中宋" w:eastAsia="华文中宋" w:hAnsi="华文中宋" w:cs="宋体"/>
          <w:sz w:val="21"/>
          <w:szCs w:val="21"/>
          <w:lang w:eastAsia="zh-CN"/>
        </w:rPr>
        <w:t>。</w:t>
      </w:r>
      <w:r w:rsidRPr="003C0CE2">
        <w:rPr>
          <w:rFonts w:ascii="宋体" w:eastAsia="宋体" w:hAnsi="宋体" w:cs="宋体"/>
          <w:noProof/>
          <w:sz w:val="20"/>
          <w:szCs w:val="21"/>
          <w:lang w:eastAsia="zh-CN"/>
        </w:rPr>
        <w:lastRenderedPageBreak/>
        <w:drawing>
          <wp:inline distT="0" distB="0" distL="0" distR="0" wp14:anchorId="607D56B5" wp14:editId="14E29205">
            <wp:extent cx="2680335" cy="421640"/>
            <wp:effectExtent l="0" t="0" r="1206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7712" cy="468420"/>
                    </a:xfrm>
                    <a:prstGeom prst="rect">
                      <a:avLst/>
                    </a:prstGeom>
                  </pic:spPr>
                </pic:pic>
              </a:graphicData>
            </a:graphic>
          </wp:inline>
        </w:drawing>
      </w:r>
    </w:p>
    <w:p w14:paraId="13C93AA8" w14:textId="77AD99C9" w:rsidR="000B6884" w:rsidRPr="002B766A" w:rsidRDefault="004A4DA3" w:rsidP="004A4DA3">
      <w:pPr>
        <w:pStyle w:val="af6"/>
        <w:jc w:val="center"/>
        <w:rPr>
          <w:rFonts w:ascii="华文中宋" w:eastAsia="华文中宋" w:hAnsi="华文中宋"/>
          <w:i w:val="0"/>
          <w:color w:val="000000" w:themeColor="text1"/>
          <w:lang w:eastAsia="zh-CN"/>
        </w:rPr>
      </w:pPr>
      <w:bookmarkStart w:id="79" w:name="_Ref444779336"/>
      <w:r w:rsidRPr="002B766A">
        <w:rPr>
          <w:rFonts w:ascii="华文中宋" w:eastAsia="华文中宋" w:hAnsi="华文中宋" w:cs="宋体"/>
          <w:i w:val="0"/>
          <w:color w:val="000000" w:themeColor="text1"/>
          <w:lang w:eastAsia="zh-CN"/>
        </w:rPr>
        <w:t>图</w:t>
      </w:r>
      <w:r w:rsidRPr="002B766A">
        <w:rPr>
          <w:rFonts w:ascii="华文中宋" w:eastAsia="华文中宋" w:hAnsi="华文中宋"/>
          <w:i w:val="0"/>
          <w:color w:val="000000" w:themeColor="text1"/>
          <w:lang w:eastAsia="zh-CN"/>
        </w:rPr>
        <w:t xml:space="preserve"> </w:t>
      </w:r>
      <w:r w:rsidRPr="002B766A">
        <w:rPr>
          <w:rFonts w:ascii="华文中宋" w:eastAsia="华文中宋" w:hAnsi="华文中宋"/>
          <w:i w:val="0"/>
          <w:color w:val="000000" w:themeColor="text1"/>
          <w:lang w:eastAsia="zh-CN"/>
        </w:rPr>
        <w:fldChar w:fldCharType="begin"/>
      </w:r>
      <w:r w:rsidRPr="002B766A">
        <w:rPr>
          <w:rFonts w:ascii="华文中宋" w:eastAsia="华文中宋" w:hAnsi="华文中宋"/>
          <w:i w:val="0"/>
          <w:color w:val="000000" w:themeColor="text1"/>
          <w:lang w:eastAsia="zh-CN"/>
        </w:rPr>
        <w:instrText xml:space="preserve"> SEQ 图 \* ARABIC </w:instrText>
      </w:r>
      <w:r w:rsidRPr="002B766A">
        <w:rPr>
          <w:rFonts w:ascii="华文中宋" w:eastAsia="华文中宋" w:hAnsi="华文中宋"/>
          <w:i w:val="0"/>
          <w:color w:val="000000" w:themeColor="text1"/>
          <w:lang w:eastAsia="zh-CN"/>
        </w:rPr>
        <w:fldChar w:fldCharType="separate"/>
      </w:r>
      <w:r w:rsidR="00EF70B0">
        <w:rPr>
          <w:rFonts w:ascii="华文中宋" w:eastAsia="华文中宋" w:hAnsi="华文中宋"/>
          <w:i w:val="0"/>
          <w:noProof/>
          <w:color w:val="000000" w:themeColor="text1"/>
          <w:lang w:eastAsia="zh-CN"/>
        </w:rPr>
        <w:t>1</w:t>
      </w:r>
      <w:r w:rsidRPr="002B766A">
        <w:rPr>
          <w:rFonts w:ascii="华文中宋" w:eastAsia="华文中宋" w:hAnsi="华文中宋"/>
          <w:i w:val="0"/>
          <w:color w:val="000000" w:themeColor="text1"/>
          <w:lang w:eastAsia="zh-CN"/>
        </w:rPr>
        <w:fldChar w:fldCharType="end"/>
      </w:r>
      <w:bookmarkEnd w:id="79"/>
      <w:r w:rsidRPr="002B766A">
        <w:rPr>
          <w:rFonts w:ascii="华文中宋" w:eastAsia="华文中宋" w:hAnsi="华文中宋"/>
          <w:i w:val="0"/>
          <w:color w:val="000000" w:themeColor="text1"/>
          <w:lang w:eastAsia="zh-CN"/>
        </w:rPr>
        <w:t xml:space="preserve"> </w:t>
      </w:r>
      <w:r w:rsidRPr="002B766A">
        <w:rPr>
          <w:rFonts w:ascii="华文中宋" w:eastAsia="华文中宋" w:hAnsi="华文中宋" w:hint="eastAsia"/>
          <w:i w:val="0"/>
          <w:color w:val="000000" w:themeColor="text1"/>
          <w:lang w:eastAsia="zh-CN"/>
        </w:rPr>
        <w:t>Load/Store Multiple指令格式</w:t>
      </w:r>
    </w:p>
    <w:p w14:paraId="466B1E35" w14:textId="07D09BA7" w:rsidR="00707489" w:rsidRPr="00826B52" w:rsidRDefault="00707489"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hint="eastAsia"/>
          <w:sz w:val="21"/>
          <w:szCs w:val="21"/>
          <w:lang w:eastAsia="zh-CN"/>
        </w:rPr>
        <w:t>其中</w:t>
      </w:r>
      <w:r w:rsidRPr="00826B52">
        <w:rPr>
          <w:rFonts w:ascii="华文中宋" w:eastAsia="华文中宋" w:hAnsi="华文中宋" w:cs="宋体"/>
          <w:sz w:val="21"/>
          <w:szCs w:val="21"/>
          <w:lang w:eastAsia="zh-CN"/>
        </w:rPr>
        <w:t>register list</w:t>
      </w:r>
      <w:r w:rsidRPr="00826B52">
        <w:rPr>
          <w:rFonts w:ascii="华文中宋" w:eastAsia="华文中宋" w:hAnsi="华文中宋" w:cs="宋体" w:hint="eastAsia"/>
          <w:sz w:val="21"/>
          <w:szCs w:val="21"/>
          <w:lang w:eastAsia="zh-CN"/>
        </w:rPr>
        <w:t>域</w:t>
      </w:r>
      <w:r w:rsidRPr="00826B52">
        <w:rPr>
          <w:rFonts w:ascii="华文中宋" w:eastAsia="华文中宋" w:hAnsi="华文中宋" w:cs="宋体"/>
          <w:sz w:val="21"/>
          <w:szCs w:val="21"/>
          <w:lang w:eastAsia="zh-CN"/>
        </w:rPr>
        <w:t>的每一位对应一个通用寄存器，</w:t>
      </w:r>
      <w:r w:rsidRPr="00826B52">
        <w:rPr>
          <w:rFonts w:ascii="华文中宋" w:eastAsia="华文中宋" w:hAnsi="华文中宋" w:cs="宋体" w:hint="eastAsia"/>
          <w:sz w:val="21"/>
          <w:szCs w:val="21"/>
          <w:lang w:eastAsia="zh-CN"/>
        </w:rPr>
        <w:t>bit</w:t>
      </w:r>
      <w:r w:rsidRPr="00826B52">
        <w:rPr>
          <w:rFonts w:ascii="华文中宋" w:eastAsia="华文中宋" w:hAnsi="华文中宋" w:cs="宋体"/>
          <w:sz w:val="21"/>
          <w:szCs w:val="21"/>
          <w:lang w:eastAsia="zh-CN"/>
        </w:rPr>
        <w:t>0</w:t>
      </w:r>
      <w:r w:rsidRPr="00826B52">
        <w:rPr>
          <w:rFonts w:ascii="华文中宋" w:eastAsia="华文中宋" w:hAnsi="华文中宋" w:cs="宋体" w:hint="eastAsia"/>
          <w:sz w:val="21"/>
          <w:szCs w:val="21"/>
          <w:lang w:eastAsia="zh-CN"/>
        </w:rPr>
        <w:t>指代</w:t>
      </w:r>
      <w:r w:rsidRPr="00826B52">
        <w:rPr>
          <w:rFonts w:ascii="华文中宋" w:eastAsia="华文中宋" w:hAnsi="华文中宋" w:cs="宋体"/>
          <w:sz w:val="21"/>
          <w:szCs w:val="21"/>
          <w:lang w:eastAsia="zh-CN"/>
        </w:rPr>
        <w:t>R0,bit15指代R15（即PC寄存器）。在计算指令执行结束后内存地址address的过程中需要</w:t>
      </w:r>
      <w:r w:rsidR="00A9382E" w:rsidRPr="00826B52">
        <w:rPr>
          <w:rFonts w:ascii="华文中宋" w:eastAsia="华文中宋" w:hAnsi="华文中宋" w:cs="宋体" w:hint="eastAsia"/>
          <w:sz w:val="21"/>
          <w:szCs w:val="21"/>
          <w:lang w:eastAsia="zh-CN"/>
        </w:rPr>
        <w:t>r</w:t>
      </w:r>
      <w:r w:rsidR="00A9382E" w:rsidRPr="00826B52">
        <w:rPr>
          <w:rFonts w:ascii="华文中宋" w:eastAsia="华文中宋" w:hAnsi="华文中宋" w:cs="宋体"/>
          <w:sz w:val="21"/>
          <w:szCs w:val="21"/>
          <w:lang w:eastAsia="zh-CN"/>
        </w:rPr>
        <w:t>egister</w:t>
      </w:r>
      <w:r w:rsidRPr="00826B52">
        <w:rPr>
          <w:rFonts w:ascii="华文中宋" w:eastAsia="华文中宋" w:hAnsi="华文中宋" w:cs="宋体"/>
          <w:sz w:val="21"/>
          <w:szCs w:val="21"/>
          <w:lang w:eastAsia="zh-CN"/>
        </w:rPr>
        <w:t xml:space="preserve"> list域中</w:t>
      </w:r>
      <w:r w:rsidR="009819CF" w:rsidRPr="00826B52">
        <w:rPr>
          <w:rFonts w:ascii="华文中宋" w:eastAsia="华文中宋" w:hAnsi="华文中宋" w:cs="宋体"/>
          <w:sz w:val="21"/>
          <w:szCs w:val="21"/>
          <w:lang w:eastAsia="zh-CN"/>
        </w:rPr>
        <w:t>“</w:t>
      </w:r>
      <w:r w:rsidRPr="00826B52">
        <w:rPr>
          <w:rFonts w:ascii="华文中宋" w:eastAsia="华文中宋" w:hAnsi="华文中宋" w:cs="宋体"/>
          <w:sz w:val="21"/>
          <w:szCs w:val="21"/>
          <w:lang w:eastAsia="zh-CN"/>
        </w:rPr>
        <w:t>1</w:t>
      </w:r>
      <w:r w:rsidR="009819CF" w:rsidRPr="00826B52">
        <w:rPr>
          <w:rFonts w:ascii="华文中宋" w:eastAsia="华文中宋" w:hAnsi="华文中宋" w:cs="宋体"/>
          <w:sz w:val="21"/>
          <w:szCs w:val="21"/>
          <w:lang w:eastAsia="zh-CN"/>
        </w:rPr>
        <w:t>”</w:t>
      </w:r>
      <w:r w:rsidRPr="00826B52">
        <w:rPr>
          <w:rFonts w:ascii="华文中宋" w:eastAsia="华文中宋" w:hAnsi="华文中宋" w:cs="宋体" w:hint="eastAsia"/>
          <w:sz w:val="21"/>
          <w:szCs w:val="21"/>
          <w:lang w:eastAsia="zh-CN"/>
        </w:rPr>
        <w:t>的</w:t>
      </w:r>
      <w:r w:rsidRPr="00826B52">
        <w:rPr>
          <w:rFonts w:ascii="华文中宋" w:eastAsia="华文中宋" w:hAnsi="华文中宋" w:cs="宋体"/>
          <w:sz w:val="21"/>
          <w:szCs w:val="21"/>
          <w:lang w:eastAsia="zh-CN"/>
        </w:rPr>
        <w:t>个数。</w:t>
      </w:r>
      <w:r w:rsidR="009178B6" w:rsidRPr="00826B52">
        <w:rPr>
          <w:rFonts w:ascii="华文中宋" w:eastAsia="华文中宋" w:hAnsi="华文中宋" w:cs="宋体" w:hint="eastAsia"/>
          <w:sz w:val="21"/>
          <w:szCs w:val="21"/>
          <w:lang w:eastAsia="zh-CN"/>
        </w:rPr>
        <w:t>优化前</w:t>
      </w:r>
      <w:r w:rsidR="005F50A0" w:rsidRPr="00826B52">
        <w:rPr>
          <w:rFonts w:ascii="华文中宋" w:eastAsia="华文中宋" w:hAnsi="华文中宋" w:cs="宋体"/>
          <w:sz w:val="21"/>
          <w:szCs w:val="21"/>
          <w:lang w:eastAsia="zh-CN"/>
        </w:rPr>
        <w:t>,模拟器使用</w:t>
      </w:r>
      <w:r w:rsidRPr="00826B52">
        <w:rPr>
          <w:rFonts w:ascii="华文中宋" w:eastAsia="华文中宋" w:hAnsi="华文中宋" w:cs="宋体"/>
          <w:sz w:val="21"/>
          <w:szCs w:val="21"/>
          <w:lang w:eastAsia="zh-CN"/>
        </w:rPr>
        <w:t>md_ones()</w:t>
      </w:r>
      <w:r w:rsidRPr="00826B52">
        <w:rPr>
          <w:rFonts w:ascii="华文中宋" w:eastAsia="华文中宋" w:hAnsi="华文中宋" w:cs="宋体" w:hint="eastAsia"/>
          <w:sz w:val="21"/>
          <w:szCs w:val="21"/>
          <w:lang w:eastAsia="zh-CN"/>
        </w:rPr>
        <w:t>函数计算</w:t>
      </w:r>
      <w:r w:rsidRPr="00826B52">
        <w:rPr>
          <w:rFonts w:ascii="华文中宋" w:eastAsia="华文中宋" w:hAnsi="华文中宋" w:cs="宋体"/>
          <w:sz w:val="21"/>
          <w:szCs w:val="21"/>
          <w:lang w:eastAsia="zh-CN"/>
        </w:rPr>
        <w:t>给定32</w:t>
      </w:r>
      <w:r w:rsidRPr="00826B52">
        <w:rPr>
          <w:rFonts w:ascii="华文中宋" w:eastAsia="华文中宋" w:hAnsi="华文中宋" w:cs="宋体" w:hint="eastAsia"/>
          <w:sz w:val="21"/>
          <w:szCs w:val="21"/>
          <w:lang w:eastAsia="zh-CN"/>
        </w:rPr>
        <w:t>位</w:t>
      </w:r>
      <w:r w:rsidRPr="00826B52">
        <w:rPr>
          <w:rFonts w:ascii="华文中宋" w:eastAsia="华文中宋" w:hAnsi="华文中宋" w:cs="宋体"/>
          <w:sz w:val="21"/>
          <w:szCs w:val="21"/>
          <w:lang w:eastAsia="zh-CN"/>
        </w:rPr>
        <w:t>整数的二进制表示中1</w:t>
      </w:r>
      <w:r w:rsidRPr="00826B52">
        <w:rPr>
          <w:rFonts w:ascii="华文中宋" w:eastAsia="华文中宋" w:hAnsi="华文中宋" w:cs="宋体" w:hint="eastAsia"/>
          <w:sz w:val="21"/>
          <w:szCs w:val="21"/>
          <w:lang w:eastAsia="zh-CN"/>
        </w:rPr>
        <w:t>的</w:t>
      </w:r>
      <w:r w:rsidRPr="00826B52">
        <w:rPr>
          <w:rFonts w:ascii="华文中宋" w:eastAsia="华文中宋" w:hAnsi="华文中宋" w:cs="宋体"/>
          <w:sz w:val="21"/>
          <w:szCs w:val="21"/>
          <w:lang w:eastAsia="zh-CN"/>
        </w:rPr>
        <w:t>个数。</w:t>
      </w:r>
      <w:r w:rsidR="00FE48A7" w:rsidRPr="00826B52">
        <w:rPr>
          <w:rFonts w:ascii="华文中宋" w:eastAsia="华文中宋" w:hAnsi="华文中宋" w:cs="宋体" w:hint="eastAsia"/>
          <w:sz w:val="21"/>
          <w:szCs w:val="21"/>
          <w:lang w:eastAsia="zh-CN"/>
        </w:rPr>
        <w:t>如</w:t>
      </w:r>
      <w:r w:rsidR="00A9394E" w:rsidRPr="004A30FB">
        <w:rPr>
          <w:rFonts w:ascii="Times New Roman" w:eastAsia="华文中宋" w:hAnsi="Times New Roman" w:cs="Times New Roman"/>
          <w:sz w:val="21"/>
          <w:szCs w:val="21"/>
          <w:lang w:eastAsia="zh-CN"/>
        </w:rPr>
        <w:fldChar w:fldCharType="begin"/>
      </w:r>
      <w:r w:rsidR="00A9394E" w:rsidRPr="004A30FB">
        <w:rPr>
          <w:rFonts w:ascii="Times New Roman" w:eastAsia="华文中宋" w:hAnsi="Times New Roman" w:cs="Times New Roman"/>
          <w:sz w:val="21"/>
          <w:szCs w:val="21"/>
          <w:lang w:eastAsia="zh-CN"/>
        </w:rPr>
        <w:instrText xml:space="preserve"> </w:instrText>
      </w:r>
      <w:r w:rsidR="00A9394E" w:rsidRPr="004A30FB">
        <w:rPr>
          <w:rFonts w:ascii="Times New Roman" w:eastAsia="华文中宋" w:hAnsi="Times New Roman" w:cs="Times New Roman" w:hint="eastAsia"/>
          <w:sz w:val="21"/>
          <w:szCs w:val="21"/>
          <w:lang w:eastAsia="zh-CN"/>
        </w:rPr>
        <w:instrText>REF _Ref444521076 \h</w:instrText>
      </w:r>
      <w:r w:rsidR="00A9394E" w:rsidRPr="004A30FB">
        <w:rPr>
          <w:rFonts w:ascii="Times New Roman" w:eastAsia="华文中宋" w:hAnsi="Times New Roman" w:cs="Times New Roman"/>
          <w:sz w:val="21"/>
          <w:szCs w:val="21"/>
          <w:lang w:eastAsia="zh-CN"/>
        </w:rPr>
        <w:instrText xml:space="preserve"> </w:instrText>
      </w:r>
      <w:r w:rsidR="009C12E6" w:rsidRPr="004A30FB">
        <w:rPr>
          <w:rFonts w:ascii="Times New Roman" w:eastAsia="华文中宋" w:hAnsi="Times New Roman" w:cs="Times New Roman"/>
          <w:sz w:val="21"/>
          <w:szCs w:val="21"/>
          <w:lang w:eastAsia="zh-CN"/>
        </w:rPr>
        <w:instrText xml:space="preserve"> \* MERGEFORMAT </w:instrText>
      </w:r>
      <w:r w:rsidR="00A9394E" w:rsidRPr="004A30FB">
        <w:rPr>
          <w:rFonts w:ascii="Times New Roman" w:eastAsia="华文中宋" w:hAnsi="Times New Roman" w:cs="Times New Roman"/>
          <w:sz w:val="21"/>
          <w:szCs w:val="21"/>
          <w:lang w:eastAsia="zh-CN"/>
        </w:rPr>
      </w:r>
      <w:r w:rsidR="00A9394E" w:rsidRPr="004A30FB">
        <w:rPr>
          <w:rFonts w:ascii="Times New Roman" w:eastAsia="华文中宋" w:hAnsi="Times New Roman" w:cs="Times New Roman"/>
          <w:sz w:val="21"/>
          <w:szCs w:val="21"/>
          <w:lang w:eastAsia="zh-CN"/>
        </w:rPr>
        <w:fldChar w:fldCharType="separate"/>
      </w:r>
      <w:r w:rsidR="00710AA6" w:rsidRPr="00710AA6">
        <w:rPr>
          <w:rFonts w:ascii="Times New Roman" w:eastAsia="华文中宋" w:hAnsi="Times New Roman" w:cs="Times New Roman" w:hint="eastAsia"/>
          <w:sz w:val="21"/>
          <w:szCs w:val="21"/>
          <w:lang w:eastAsia="zh-CN"/>
        </w:rPr>
        <w:t>算法</w:t>
      </w:r>
      <w:r w:rsidR="00710AA6" w:rsidRPr="00710AA6">
        <w:rPr>
          <w:rFonts w:ascii="Times New Roman" w:eastAsia="华文中宋" w:hAnsi="Times New Roman" w:cs="Times New Roman"/>
          <w:sz w:val="21"/>
          <w:szCs w:val="21"/>
          <w:lang w:eastAsia="zh-CN"/>
        </w:rPr>
        <w:t>1</w:t>
      </w:r>
      <w:r w:rsidR="00A9394E" w:rsidRPr="004A30FB">
        <w:rPr>
          <w:rFonts w:ascii="Times New Roman" w:eastAsia="华文中宋" w:hAnsi="Times New Roman" w:cs="Times New Roman"/>
          <w:sz w:val="21"/>
          <w:szCs w:val="21"/>
          <w:lang w:eastAsia="zh-CN"/>
        </w:rPr>
        <w:fldChar w:fldCharType="end"/>
      </w:r>
      <w:r w:rsidR="00FE48A7" w:rsidRPr="00826B52">
        <w:rPr>
          <w:rFonts w:ascii="华文中宋" w:eastAsia="华文中宋" w:hAnsi="华文中宋" w:cs="宋体"/>
          <w:sz w:val="21"/>
          <w:szCs w:val="21"/>
          <w:lang w:eastAsia="zh-CN"/>
        </w:rPr>
        <w:t>所示</w:t>
      </w:r>
      <w:r w:rsidRPr="00826B52">
        <w:rPr>
          <w:rFonts w:ascii="华文中宋" w:eastAsia="华文中宋" w:hAnsi="华文中宋" w:cs="宋体"/>
          <w:sz w:val="21"/>
          <w:szCs w:val="21"/>
          <w:lang w:eastAsia="zh-CN"/>
        </w:rPr>
        <w:t>：</w:t>
      </w:r>
    </w:p>
    <w:p w14:paraId="1672C34E" w14:textId="77777777" w:rsidR="00707489" w:rsidRPr="004A30FB" w:rsidRDefault="00707489" w:rsidP="00707489">
      <w:pPr>
        <w:widowControl w:val="0"/>
        <w:ind w:firstLineChars="150" w:firstLine="270"/>
        <w:jc w:val="center"/>
        <w:rPr>
          <w:rFonts w:ascii="华文中宋" w:eastAsia="华文中宋" w:hAnsi="华文中宋" w:cs="宋体"/>
          <w:b/>
          <w:sz w:val="18"/>
          <w:szCs w:val="21"/>
          <w:lang w:eastAsia="zh-CN"/>
        </w:rPr>
      </w:pPr>
      <w:bookmarkStart w:id="80" w:name="_Ref444521076"/>
      <w:r w:rsidRPr="004A30FB">
        <w:rPr>
          <w:rFonts w:ascii="华文中宋" w:eastAsia="华文中宋" w:hAnsi="华文中宋" w:cs="宋体" w:hint="eastAsia"/>
          <w:b/>
          <w:sz w:val="18"/>
          <w:szCs w:val="21"/>
          <w:lang w:eastAsia="zh-CN"/>
        </w:rPr>
        <w:t>算法</w:t>
      </w:r>
      <w:r w:rsidRPr="004A30FB">
        <w:rPr>
          <w:rFonts w:ascii="华文中宋" w:eastAsia="华文中宋" w:hAnsi="华文中宋" w:cs="宋体"/>
          <w:b/>
          <w:sz w:val="18"/>
          <w:szCs w:val="21"/>
          <w:lang w:eastAsia="zh-CN"/>
        </w:rPr>
        <w:fldChar w:fldCharType="begin"/>
      </w:r>
      <w:r w:rsidRPr="004A30FB">
        <w:rPr>
          <w:rFonts w:ascii="华文中宋" w:eastAsia="华文中宋" w:hAnsi="华文中宋" w:cs="宋体"/>
          <w:b/>
          <w:sz w:val="18"/>
          <w:szCs w:val="21"/>
          <w:lang w:eastAsia="zh-CN"/>
        </w:rPr>
        <w:instrText xml:space="preserve"> </w:instrText>
      </w:r>
      <w:r w:rsidRPr="004A30FB">
        <w:rPr>
          <w:rFonts w:ascii="华文中宋" w:eastAsia="华文中宋" w:hAnsi="华文中宋" w:cs="宋体" w:hint="eastAsia"/>
          <w:b/>
          <w:sz w:val="18"/>
          <w:szCs w:val="21"/>
          <w:lang w:eastAsia="zh-CN"/>
        </w:rPr>
        <w:instrText>SEQ 算法 \* ARABIC</w:instrText>
      </w:r>
      <w:r w:rsidRPr="004A30FB">
        <w:rPr>
          <w:rFonts w:ascii="华文中宋" w:eastAsia="华文中宋" w:hAnsi="华文中宋" w:cs="宋体"/>
          <w:b/>
          <w:sz w:val="18"/>
          <w:szCs w:val="21"/>
          <w:lang w:eastAsia="zh-CN"/>
        </w:rPr>
        <w:instrText xml:space="preserve"> </w:instrText>
      </w:r>
      <w:r w:rsidRPr="004A30FB">
        <w:rPr>
          <w:rFonts w:ascii="华文中宋" w:eastAsia="华文中宋" w:hAnsi="华文中宋" w:cs="宋体"/>
          <w:b/>
          <w:sz w:val="18"/>
          <w:szCs w:val="21"/>
          <w:lang w:eastAsia="zh-CN"/>
        </w:rPr>
        <w:fldChar w:fldCharType="separate"/>
      </w:r>
      <w:r w:rsidR="00710AA6">
        <w:rPr>
          <w:rFonts w:ascii="华文中宋" w:eastAsia="华文中宋" w:hAnsi="华文中宋" w:cs="宋体"/>
          <w:b/>
          <w:noProof/>
          <w:sz w:val="18"/>
          <w:szCs w:val="21"/>
          <w:lang w:eastAsia="zh-CN"/>
        </w:rPr>
        <w:t>1</w:t>
      </w:r>
      <w:r w:rsidRPr="004A30FB">
        <w:rPr>
          <w:rFonts w:ascii="华文中宋" w:eastAsia="华文中宋" w:hAnsi="华文中宋" w:cs="宋体"/>
          <w:b/>
          <w:sz w:val="18"/>
          <w:szCs w:val="21"/>
          <w:lang w:eastAsia="zh-CN"/>
        </w:rPr>
        <w:fldChar w:fldCharType="end"/>
      </w:r>
      <w:bookmarkEnd w:id="80"/>
      <w:r w:rsidRPr="004A30FB">
        <w:rPr>
          <w:rFonts w:ascii="华文中宋" w:eastAsia="华文中宋" w:hAnsi="华文中宋" w:cs="宋体" w:hint="eastAsia"/>
          <w:b/>
          <w:sz w:val="18"/>
          <w:szCs w:val="21"/>
          <w:lang w:eastAsia="zh-CN"/>
        </w:rPr>
        <w:t xml:space="preserve"> </w:t>
      </w:r>
      <w:r w:rsidRPr="004A30FB">
        <w:rPr>
          <w:rFonts w:ascii="Times New Roman" w:eastAsia="华文中宋" w:hAnsi="Times New Roman" w:cs="Times New Roman"/>
          <w:b/>
          <w:sz w:val="18"/>
          <w:szCs w:val="21"/>
          <w:lang w:eastAsia="zh-CN"/>
        </w:rPr>
        <w:t>md_ones()</w:t>
      </w:r>
    </w:p>
    <w:tbl>
      <w:tblPr>
        <w:tblW w:w="0" w:type="auto"/>
        <w:tblInd w:w="250"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4070"/>
      </w:tblGrid>
      <w:tr w:rsidR="00707489" w:rsidRPr="00C36228" w14:paraId="685ED426" w14:textId="77777777" w:rsidTr="00F9056E">
        <w:trPr>
          <w:trHeight w:val="267"/>
        </w:trPr>
        <w:tc>
          <w:tcPr>
            <w:tcW w:w="4070" w:type="dxa"/>
            <w:tcBorders>
              <w:bottom w:val="single" w:sz="12" w:space="0" w:color="000000"/>
            </w:tcBorders>
            <w:shd w:val="clear" w:color="auto" w:fill="auto"/>
          </w:tcPr>
          <w:p w14:paraId="4BBB37F7" w14:textId="77777777" w:rsidR="00707489" w:rsidRPr="004A30FB" w:rsidRDefault="00707489" w:rsidP="00F9056E">
            <w:pPr>
              <w:widowControl w:val="0"/>
              <w:jc w:val="both"/>
              <w:rPr>
                <w:rFonts w:ascii="宋体" w:eastAsia="宋体" w:hAnsi="宋体" w:cs="Times New Roman"/>
                <w:b/>
                <w:bCs/>
                <w:color w:val="000080"/>
                <w:kern w:val="2"/>
                <w:sz w:val="18"/>
                <w:szCs w:val="18"/>
                <w:lang w:eastAsia="zh-CN"/>
              </w:rPr>
            </w:pPr>
            <w:r w:rsidRPr="004A30FB">
              <w:rPr>
                <w:rFonts w:ascii="华文中宋" w:eastAsia="华文中宋" w:hAnsi="华文中宋" w:cs="宋体" w:hint="eastAsia"/>
                <w:sz w:val="18"/>
                <w:szCs w:val="21"/>
                <w:lang w:eastAsia="zh-CN"/>
              </w:rPr>
              <w:t>算法: 统计</w:t>
            </w:r>
            <w:r w:rsidRPr="004A30FB">
              <w:rPr>
                <w:rFonts w:ascii="Times New Roman" w:eastAsia="华文中宋" w:hAnsi="Times New Roman" w:cs="Times New Roman"/>
                <w:sz w:val="18"/>
                <w:szCs w:val="21"/>
                <w:lang w:eastAsia="zh-CN"/>
              </w:rPr>
              <w:t>register list</w:t>
            </w:r>
            <w:r w:rsidRPr="004A30FB">
              <w:rPr>
                <w:rFonts w:ascii="Times New Roman" w:eastAsia="华文中宋" w:hAnsi="Times New Roman" w:cs="Times New Roman"/>
                <w:sz w:val="18"/>
                <w:szCs w:val="21"/>
                <w:lang w:eastAsia="zh-CN"/>
              </w:rPr>
              <w:t>域中</w:t>
            </w:r>
            <w:r w:rsidRPr="004A30FB">
              <w:rPr>
                <w:rFonts w:ascii="Times New Roman" w:eastAsia="华文中宋" w:hAnsi="Times New Roman" w:cs="Times New Roman"/>
                <w:sz w:val="18"/>
                <w:szCs w:val="21"/>
                <w:lang w:eastAsia="zh-CN"/>
              </w:rPr>
              <w:t>1</w:t>
            </w:r>
            <w:r w:rsidRPr="004A30FB">
              <w:rPr>
                <w:rFonts w:ascii="华文中宋" w:eastAsia="华文中宋" w:hAnsi="华文中宋" w:cs="宋体" w:hint="eastAsia"/>
                <w:sz w:val="18"/>
                <w:szCs w:val="21"/>
                <w:lang w:eastAsia="zh-CN"/>
              </w:rPr>
              <w:t>的</w:t>
            </w:r>
            <w:r w:rsidRPr="004A30FB">
              <w:rPr>
                <w:rFonts w:ascii="华文中宋" w:eastAsia="华文中宋" w:hAnsi="华文中宋" w:cs="宋体"/>
                <w:sz w:val="18"/>
                <w:szCs w:val="21"/>
                <w:lang w:eastAsia="zh-CN"/>
              </w:rPr>
              <w:t>个数</w:t>
            </w:r>
          </w:p>
        </w:tc>
      </w:tr>
      <w:tr w:rsidR="00707489" w:rsidRPr="00C36228" w14:paraId="137B5FC2" w14:textId="77777777" w:rsidTr="00A0056C">
        <w:trPr>
          <w:trHeight w:val="2112"/>
        </w:trPr>
        <w:tc>
          <w:tcPr>
            <w:tcW w:w="4070" w:type="dxa"/>
            <w:shd w:val="clear" w:color="auto" w:fill="auto"/>
          </w:tcPr>
          <w:p w14:paraId="18FD9258" w14:textId="524CCC1F" w:rsidR="00707489" w:rsidRPr="004A30FB" w:rsidRDefault="00707489" w:rsidP="00F9056E">
            <w:pPr>
              <w:widowControl w:val="0"/>
              <w:jc w:val="both"/>
              <w:rPr>
                <w:rFonts w:ascii="华文中宋" w:eastAsia="华文中宋" w:hAnsi="华文中宋" w:cs="宋体"/>
                <w:sz w:val="18"/>
                <w:szCs w:val="21"/>
                <w:lang w:eastAsia="zh-CN"/>
              </w:rPr>
            </w:pPr>
            <w:r w:rsidRPr="004A30FB">
              <w:rPr>
                <w:rFonts w:ascii="华文中宋" w:eastAsia="华文中宋" w:hAnsi="华文中宋" w:cs="宋体" w:hint="eastAsia"/>
                <w:sz w:val="18"/>
                <w:szCs w:val="21"/>
                <w:lang w:eastAsia="zh-CN"/>
              </w:rPr>
              <w:t>输入</w:t>
            </w:r>
            <w:r w:rsidRPr="004A30FB">
              <w:rPr>
                <w:rFonts w:ascii="华文中宋" w:eastAsia="华文中宋" w:hAnsi="华文中宋" w:cs="宋体"/>
                <w:sz w:val="18"/>
                <w:szCs w:val="21"/>
                <w:lang w:eastAsia="zh-CN"/>
              </w:rPr>
              <w:t>: 指令</w:t>
            </w:r>
            <w:r w:rsidRPr="004A30FB">
              <w:rPr>
                <w:rFonts w:ascii="Times New Roman" w:eastAsia="华文中宋" w:hAnsi="Times New Roman" w:cs="Times New Roman"/>
                <w:sz w:val="18"/>
                <w:szCs w:val="21"/>
                <w:lang w:eastAsia="zh-CN"/>
              </w:rPr>
              <w:t>register</w:t>
            </w:r>
            <w:r w:rsidRPr="004A30FB">
              <w:rPr>
                <w:rFonts w:ascii="华文中宋" w:eastAsia="华文中宋" w:hAnsi="华文中宋" w:cs="宋体"/>
                <w:sz w:val="18"/>
                <w:szCs w:val="21"/>
                <w:lang w:eastAsia="zh-CN"/>
              </w:rPr>
              <w:t xml:space="preserve">域: </w:t>
            </w:r>
            <w:r w:rsidRPr="004A30FB">
              <w:rPr>
                <w:rFonts w:ascii="Times New Roman" w:eastAsia="华文中宋" w:hAnsi="Times New Roman" w:cs="Times New Roman" w:hint="eastAsia"/>
                <w:sz w:val="18"/>
                <w:szCs w:val="21"/>
                <w:lang w:eastAsia="zh-CN"/>
              </w:rPr>
              <w:t>val</w:t>
            </w:r>
          </w:p>
          <w:p w14:paraId="52E3F9F5" w14:textId="77777777" w:rsidR="00707489" w:rsidRPr="004A30FB" w:rsidRDefault="00707489" w:rsidP="00F9056E">
            <w:pPr>
              <w:widowControl w:val="0"/>
              <w:jc w:val="both"/>
              <w:rPr>
                <w:rFonts w:ascii="华文中宋" w:eastAsia="华文中宋" w:hAnsi="华文中宋" w:cs="宋体"/>
                <w:sz w:val="18"/>
                <w:szCs w:val="21"/>
                <w:lang w:eastAsia="zh-CN"/>
              </w:rPr>
            </w:pPr>
            <w:r w:rsidRPr="004A30FB">
              <w:rPr>
                <w:rFonts w:ascii="华文中宋" w:eastAsia="华文中宋" w:hAnsi="华文中宋" w:cs="宋体" w:hint="eastAsia"/>
                <w:sz w:val="18"/>
                <w:szCs w:val="21"/>
                <w:lang w:eastAsia="zh-CN"/>
              </w:rPr>
              <w:t>步骤：</w:t>
            </w:r>
          </w:p>
          <w:p w14:paraId="0EF90A7E" w14:textId="77777777" w:rsidR="00707489" w:rsidRPr="004A30FB" w:rsidRDefault="00707489" w:rsidP="00F9056E">
            <w:pPr>
              <w:widowControl w:val="0"/>
              <w:ind w:firstLine="360"/>
              <w:jc w:val="both"/>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cnt = 0;</w:t>
            </w:r>
          </w:p>
          <w:p w14:paraId="03143920" w14:textId="77777777" w:rsidR="00707489" w:rsidRPr="004A30FB" w:rsidRDefault="00707489" w:rsidP="00F9056E">
            <w:pPr>
              <w:widowControl w:val="0"/>
              <w:ind w:firstLine="360"/>
              <w:jc w:val="both"/>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while (val != 0)</w:t>
            </w:r>
          </w:p>
          <w:p w14:paraId="39E040B0" w14:textId="77777777" w:rsidR="00707489" w:rsidRPr="004A30FB" w:rsidRDefault="00707489" w:rsidP="00F9056E">
            <w:pPr>
              <w:widowControl w:val="0"/>
              <w:ind w:firstLine="360"/>
              <w:jc w:val="both"/>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w:t>
            </w:r>
          </w:p>
          <w:p w14:paraId="6B1E8564" w14:textId="77777777" w:rsidR="00707489" w:rsidRPr="004A30FB" w:rsidRDefault="00707489" w:rsidP="00F9056E">
            <w:pPr>
              <w:widowControl w:val="0"/>
              <w:ind w:firstLine="360"/>
              <w:jc w:val="both"/>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cnt = cnt + val &amp; 0x1;</w:t>
            </w:r>
          </w:p>
          <w:p w14:paraId="0CF03BED" w14:textId="77777777" w:rsidR="00707489" w:rsidRPr="004A30FB" w:rsidRDefault="00707489" w:rsidP="00F9056E">
            <w:pPr>
              <w:widowControl w:val="0"/>
              <w:ind w:firstLine="360"/>
              <w:jc w:val="both"/>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val = val &gt;&gt; 1;</w:t>
            </w:r>
          </w:p>
          <w:p w14:paraId="7737AA77" w14:textId="77777777" w:rsidR="00707489" w:rsidRPr="004A30FB" w:rsidRDefault="00707489" w:rsidP="00F9056E">
            <w:pPr>
              <w:widowControl w:val="0"/>
              <w:ind w:firstLine="360"/>
              <w:jc w:val="both"/>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w:t>
            </w:r>
          </w:p>
          <w:p w14:paraId="2D93A05A" w14:textId="77777777" w:rsidR="00707489" w:rsidRPr="004A30FB" w:rsidRDefault="00707489" w:rsidP="00F9056E">
            <w:pPr>
              <w:widowControl w:val="0"/>
              <w:jc w:val="both"/>
              <w:rPr>
                <w:rFonts w:ascii="华文中宋" w:eastAsia="华文中宋" w:hAnsi="华文中宋" w:cs="宋体"/>
                <w:sz w:val="18"/>
                <w:szCs w:val="21"/>
                <w:lang w:eastAsia="zh-CN"/>
              </w:rPr>
            </w:pPr>
            <w:r w:rsidRPr="004A30FB">
              <w:rPr>
                <w:rFonts w:ascii="华文中宋" w:eastAsia="华文中宋" w:hAnsi="华文中宋" w:cs="宋体" w:hint="eastAsia"/>
                <w:sz w:val="18"/>
                <w:szCs w:val="21"/>
                <w:lang w:eastAsia="zh-CN"/>
              </w:rPr>
              <w:t>输出：</w:t>
            </w:r>
            <w:r w:rsidRPr="004A30FB">
              <w:rPr>
                <w:rFonts w:ascii="Times New Roman" w:eastAsia="华文中宋" w:hAnsi="Times New Roman" w:cs="Times New Roman"/>
                <w:sz w:val="18"/>
                <w:szCs w:val="21"/>
                <w:lang w:eastAsia="zh-CN"/>
              </w:rPr>
              <w:t>val</w:t>
            </w:r>
            <w:r w:rsidRPr="004A30FB">
              <w:rPr>
                <w:rFonts w:ascii="华文中宋" w:eastAsia="华文中宋" w:hAnsi="华文中宋" w:cs="宋体" w:hint="eastAsia"/>
                <w:sz w:val="18"/>
                <w:szCs w:val="21"/>
                <w:lang w:eastAsia="zh-CN"/>
              </w:rPr>
              <w:t>的</w:t>
            </w:r>
            <w:r w:rsidRPr="004A30FB">
              <w:rPr>
                <w:rFonts w:ascii="华文中宋" w:eastAsia="华文中宋" w:hAnsi="华文中宋" w:cs="宋体"/>
                <w:sz w:val="18"/>
                <w:szCs w:val="21"/>
                <w:lang w:eastAsia="zh-CN"/>
              </w:rPr>
              <w:t>二进制标志中</w:t>
            </w:r>
            <w:r w:rsidRPr="004A30FB">
              <w:rPr>
                <w:rFonts w:ascii="Times New Roman" w:eastAsia="华文中宋" w:hAnsi="Times New Roman" w:cs="Times New Roman"/>
                <w:sz w:val="18"/>
                <w:szCs w:val="21"/>
                <w:lang w:eastAsia="zh-CN"/>
              </w:rPr>
              <w:t>1</w:t>
            </w:r>
            <w:r w:rsidRPr="004A30FB">
              <w:rPr>
                <w:rFonts w:ascii="华文中宋" w:eastAsia="华文中宋" w:hAnsi="华文中宋" w:cs="宋体" w:hint="eastAsia"/>
                <w:sz w:val="18"/>
                <w:szCs w:val="21"/>
                <w:lang w:eastAsia="zh-CN"/>
              </w:rPr>
              <w:t>的</w:t>
            </w:r>
            <w:r w:rsidRPr="004A30FB">
              <w:rPr>
                <w:rFonts w:ascii="华文中宋" w:eastAsia="华文中宋" w:hAnsi="华文中宋" w:cs="宋体"/>
                <w:sz w:val="18"/>
                <w:szCs w:val="21"/>
                <w:lang w:eastAsia="zh-CN"/>
              </w:rPr>
              <w:t xml:space="preserve">个数: </w:t>
            </w:r>
            <w:r w:rsidRPr="004A30FB">
              <w:rPr>
                <w:rFonts w:ascii="Times New Roman" w:eastAsia="华文中宋" w:hAnsi="Times New Roman" w:cs="Times New Roman"/>
                <w:sz w:val="18"/>
                <w:szCs w:val="21"/>
                <w:lang w:eastAsia="zh-CN"/>
              </w:rPr>
              <w:t>cnt</w:t>
            </w:r>
          </w:p>
        </w:tc>
      </w:tr>
    </w:tbl>
    <w:p w14:paraId="7F155EC1" w14:textId="77777777" w:rsidR="00707489" w:rsidRPr="00070FF6" w:rsidRDefault="00707489" w:rsidP="00707489">
      <w:pPr>
        <w:widowControl w:val="0"/>
        <w:autoSpaceDE w:val="0"/>
        <w:autoSpaceDN w:val="0"/>
        <w:adjustRightInd w:val="0"/>
        <w:jc w:val="both"/>
        <w:rPr>
          <w:rFonts w:ascii="宋体" w:eastAsia="宋体" w:hAnsi="宋体" w:cs="宋体"/>
          <w:sz w:val="20"/>
          <w:szCs w:val="21"/>
          <w:lang w:eastAsia="zh-CN"/>
        </w:rPr>
      </w:pPr>
    </w:p>
    <w:p w14:paraId="3CA8861C" w14:textId="1C3D5A68" w:rsidR="00B6786A" w:rsidRPr="00826B52" w:rsidRDefault="00826B52" w:rsidP="002327DA">
      <w:pPr>
        <w:spacing w:line="340" w:lineRule="atLeast"/>
        <w:ind w:firstLine="432"/>
        <w:jc w:val="both"/>
        <w:rPr>
          <w:rFonts w:ascii="华文中宋" w:eastAsia="华文中宋" w:hAnsi="华文中宋" w:cs="宋体"/>
          <w:sz w:val="21"/>
          <w:szCs w:val="21"/>
          <w:lang w:eastAsia="zh-CN"/>
        </w:rPr>
      </w:pPr>
      <w:r>
        <w:rPr>
          <w:rFonts w:ascii="华文中宋" w:eastAsia="华文中宋" w:hAnsi="华文中宋" w:cs="宋体"/>
          <w:sz w:val="21"/>
          <w:szCs w:val="21"/>
          <w:lang w:eastAsia="zh-CN"/>
        </w:rPr>
        <w:fldChar w:fldCharType="begin"/>
      </w:r>
      <w:r>
        <w:rPr>
          <w:rFonts w:ascii="华文中宋" w:eastAsia="华文中宋" w:hAnsi="华文中宋" w:cs="宋体"/>
          <w:sz w:val="21"/>
          <w:szCs w:val="21"/>
          <w:lang w:eastAsia="zh-CN"/>
        </w:rPr>
        <w:instrText xml:space="preserve"> REF _Ref444521076 \h  \* MERGEFORMAT </w:instrText>
      </w:r>
      <w:r>
        <w:rPr>
          <w:rFonts w:ascii="华文中宋" w:eastAsia="华文中宋" w:hAnsi="华文中宋" w:cs="宋体"/>
          <w:sz w:val="21"/>
          <w:szCs w:val="21"/>
          <w:lang w:eastAsia="zh-CN"/>
        </w:rPr>
      </w:r>
      <w:r>
        <w:rPr>
          <w:rFonts w:ascii="华文中宋" w:eastAsia="华文中宋" w:hAnsi="华文中宋" w:cs="宋体"/>
          <w:sz w:val="21"/>
          <w:szCs w:val="21"/>
          <w:lang w:eastAsia="zh-CN"/>
        </w:rPr>
        <w:fldChar w:fldCharType="separate"/>
      </w:r>
      <w:r w:rsidR="00710AA6" w:rsidRPr="00710AA6">
        <w:rPr>
          <w:rFonts w:ascii="华文中宋" w:eastAsia="华文中宋" w:hAnsi="华文中宋" w:cs="宋体" w:hint="eastAsia"/>
          <w:sz w:val="21"/>
          <w:szCs w:val="21"/>
          <w:lang w:eastAsia="zh-CN"/>
        </w:rPr>
        <w:t>算法</w:t>
      </w:r>
      <w:r w:rsidR="00710AA6" w:rsidRPr="00710AA6">
        <w:rPr>
          <w:rFonts w:ascii="华文中宋" w:eastAsia="华文中宋" w:hAnsi="华文中宋" w:cs="宋体"/>
          <w:sz w:val="21"/>
          <w:szCs w:val="21"/>
          <w:lang w:eastAsia="zh-CN"/>
        </w:rPr>
        <w:t>1</w:t>
      </w:r>
      <w:r>
        <w:rPr>
          <w:rFonts w:ascii="华文中宋" w:eastAsia="华文中宋" w:hAnsi="华文中宋" w:cs="宋体"/>
          <w:sz w:val="21"/>
          <w:szCs w:val="21"/>
          <w:lang w:eastAsia="zh-CN"/>
        </w:rPr>
        <w:fldChar w:fldCharType="end"/>
      </w:r>
      <w:r w:rsidR="00707489" w:rsidRPr="00826B52">
        <w:rPr>
          <w:rFonts w:ascii="华文中宋" w:eastAsia="华文中宋" w:hAnsi="华文中宋" w:cs="宋体"/>
          <w:sz w:val="21"/>
          <w:szCs w:val="21"/>
          <w:lang w:eastAsia="zh-CN"/>
        </w:rPr>
        <w:t>在</w:t>
      </w:r>
      <w:r w:rsidR="00707489" w:rsidRPr="00826B52">
        <w:rPr>
          <w:rFonts w:ascii="华文中宋" w:eastAsia="华文中宋" w:hAnsi="华文中宋" w:cs="宋体" w:hint="eastAsia"/>
          <w:sz w:val="21"/>
          <w:szCs w:val="21"/>
          <w:lang w:eastAsia="zh-CN"/>
        </w:rPr>
        <w:t>现代</w:t>
      </w:r>
      <w:r w:rsidR="001660A9" w:rsidRPr="00826B52">
        <w:rPr>
          <w:rFonts w:ascii="华文中宋" w:eastAsia="华文中宋" w:hAnsi="华文中宋" w:cs="宋体" w:hint="eastAsia"/>
          <w:sz w:val="21"/>
          <w:szCs w:val="21"/>
          <w:lang w:eastAsia="zh-CN"/>
        </w:rPr>
        <w:t>计算机</w:t>
      </w:r>
      <w:r w:rsidR="00707489" w:rsidRPr="00826B52">
        <w:rPr>
          <w:rFonts w:ascii="华文中宋" w:eastAsia="华文中宋" w:hAnsi="华文中宋" w:cs="宋体"/>
          <w:sz w:val="21"/>
          <w:szCs w:val="21"/>
          <w:lang w:eastAsia="zh-CN"/>
        </w:rPr>
        <w:t>架构上将需要数以百计的</w:t>
      </w:r>
      <w:r w:rsidR="00707489" w:rsidRPr="00826B52">
        <w:rPr>
          <w:rFonts w:ascii="华文中宋" w:eastAsia="华文中宋" w:hAnsi="华文中宋" w:cs="宋体" w:hint="eastAsia"/>
          <w:sz w:val="21"/>
          <w:szCs w:val="21"/>
          <w:lang w:eastAsia="zh-CN"/>
        </w:rPr>
        <w:t>时钟</w:t>
      </w:r>
      <w:r w:rsidR="0019692B" w:rsidRPr="00826B52">
        <w:rPr>
          <w:rFonts w:ascii="华文中宋" w:eastAsia="华文中宋" w:hAnsi="华文中宋" w:cs="宋体"/>
          <w:sz w:val="21"/>
          <w:szCs w:val="21"/>
          <w:lang w:eastAsia="zh-CN"/>
        </w:rPr>
        <w:t>周期才能完成。</w:t>
      </w:r>
      <w:r w:rsidR="00707489" w:rsidRPr="00826B52">
        <w:rPr>
          <w:rFonts w:ascii="华文中宋" w:eastAsia="华文中宋" w:hAnsi="华文中宋" w:cs="宋体" w:hint="eastAsia"/>
          <w:sz w:val="21"/>
          <w:szCs w:val="21"/>
          <w:lang w:eastAsia="zh-CN"/>
        </w:rPr>
        <w:t>这是因为</w:t>
      </w:r>
      <w:r w:rsidR="00707489" w:rsidRPr="00826B52">
        <w:rPr>
          <w:rFonts w:ascii="华文中宋" w:eastAsia="华文中宋" w:hAnsi="华文中宋" w:cs="宋体"/>
          <w:sz w:val="21"/>
          <w:szCs w:val="21"/>
          <w:lang w:eastAsia="zh-CN"/>
        </w:rPr>
        <w:t>它造成了许多分支和循环，</w:t>
      </w:r>
      <w:del w:id="81" w:author="Shawn" w:date="2016-03-22T20:39:00Z">
        <w:r w:rsidR="00707489" w:rsidRPr="00826B52" w:rsidDel="00CB6562">
          <w:rPr>
            <w:rFonts w:ascii="华文中宋" w:eastAsia="华文中宋" w:hAnsi="华文中宋" w:cs="宋体" w:hint="eastAsia"/>
            <w:sz w:val="21"/>
            <w:szCs w:val="21"/>
            <w:lang w:eastAsia="zh-CN"/>
          </w:rPr>
          <w:delText>而</w:delText>
        </w:r>
        <w:r w:rsidR="00707489" w:rsidRPr="00826B52" w:rsidDel="00CB6562">
          <w:rPr>
            <w:rFonts w:ascii="华文中宋" w:eastAsia="华文中宋" w:hAnsi="华文中宋" w:cs="宋体"/>
            <w:sz w:val="21"/>
            <w:szCs w:val="21"/>
            <w:lang w:eastAsia="zh-CN"/>
          </w:rPr>
          <w:delText>分支的速度是很慢的</w:delText>
        </w:r>
      </w:del>
      <w:ins w:id="82" w:author="Shawn" w:date="2016-03-22T20:39:00Z">
        <w:r w:rsidR="00CB6562">
          <w:rPr>
            <w:rFonts w:ascii="华文中宋" w:eastAsia="华文中宋" w:hAnsi="华文中宋" w:cs="宋体" w:hint="eastAsia"/>
            <w:sz w:val="21"/>
            <w:szCs w:val="21"/>
            <w:lang w:eastAsia="zh-CN"/>
          </w:rPr>
          <w:t>严重影响了执行效率</w:t>
        </w:r>
      </w:ins>
      <w:r w:rsidR="00707489" w:rsidRPr="00826B52">
        <w:rPr>
          <w:rFonts w:ascii="华文中宋" w:eastAsia="华文中宋" w:hAnsi="华文中宋" w:cs="宋体"/>
          <w:sz w:val="21"/>
          <w:szCs w:val="21"/>
          <w:lang w:eastAsia="zh-CN"/>
        </w:rPr>
        <w:t>。</w:t>
      </w:r>
    </w:p>
    <w:p w14:paraId="77E71D4F" w14:textId="697DB62C" w:rsidR="00F15EC4" w:rsidRDefault="00D55F38" w:rsidP="00C02192">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hint="eastAsia"/>
          <w:sz w:val="21"/>
          <w:szCs w:val="21"/>
          <w:lang w:eastAsia="zh-CN"/>
        </w:rPr>
        <w:t>对</w:t>
      </w:r>
      <w:r w:rsidRPr="00826B52">
        <w:rPr>
          <w:rFonts w:ascii="华文中宋" w:eastAsia="华文中宋" w:hAnsi="华文中宋" w:cs="宋体"/>
          <w:sz w:val="21"/>
          <w:szCs w:val="21"/>
          <w:lang w:eastAsia="zh-CN"/>
        </w:rPr>
        <w:t>算法</w:t>
      </w:r>
      <w:r w:rsidRPr="00755893">
        <w:rPr>
          <w:rFonts w:ascii="Times New Roman" w:eastAsia="华文中宋" w:hAnsi="Times New Roman" w:cs="Times New Roman"/>
          <w:sz w:val="21"/>
          <w:szCs w:val="21"/>
          <w:lang w:eastAsia="zh-CN"/>
        </w:rPr>
        <w:t>1</w:t>
      </w:r>
      <w:r w:rsidRPr="00826B52">
        <w:rPr>
          <w:rFonts w:ascii="华文中宋" w:eastAsia="华文中宋" w:hAnsi="华文中宋" w:cs="宋体"/>
          <w:sz w:val="21"/>
          <w:szCs w:val="21"/>
          <w:lang w:eastAsia="zh-CN"/>
        </w:rPr>
        <w:t>进行加速的方法是</w:t>
      </w:r>
      <w:r w:rsidR="0015682E" w:rsidRPr="00826B52">
        <w:rPr>
          <w:rFonts w:ascii="华文中宋" w:eastAsia="华文中宋" w:hAnsi="华文中宋" w:cs="宋体"/>
          <w:sz w:val="21"/>
          <w:szCs w:val="21"/>
          <w:lang w:eastAsia="zh-CN"/>
        </w:rPr>
        <w:t>构建一个包含</w:t>
      </w:r>
      <w:r w:rsidR="0015682E" w:rsidRPr="00755893">
        <w:rPr>
          <w:rFonts w:ascii="Times New Roman" w:eastAsia="华文中宋" w:hAnsi="Times New Roman" w:cs="Times New Roman"/>
          <w:sz w:val="21"/>
          <w:szCs w:val="21"/>
          <w:lang w:eastAsia="zh-CN"/>
        </w:rPr>
        <w:t>256</w:t>
      </w:r>
      <w:r w:rsidR="0015682E" w:rsidRPr="00826B52">
        <w:rPr>
          <w:rFonts w:ascii="华文中宋" w:eastAsia="华文中宋" w:hAnsi="华文中宋" w:cs="宋体" w:hint="eastAsia"/>
          <w:sz w:val="21"/>
          <w:szCs w:val="21"/>
          <w:lang w:eastAsia="zh-CN"/>
        </w:rPr>
        <w:t>个</w:t>
      </w:r>
      <w:r w:rsidR="0015682E" w:rsidRPr="00826B52">
        <w:rPr>
          <w:rFonts w:ascii="华文中宋" w:eastAsia="华文中宋" w:hAnsi="华文中宋" w:cs="宋体"/>
          <w:sz w:val="21"/>
          <w:szCs w:val="21"/>
          <w:lang w:eastAsia="zh-CN"/>
        </w:rPr>
        <w:t>条目的表，每个条目</w:t>
      </w:r>
      <w:r w:rsidR="00797A6C" w:rsidRPr="00826B52">
        <w:rPr>
          <w:rFonts w:ascii="华文中宋" w:eastAsia="华文中宋" w:hAnsi="华文中宋" w:cs="宋体"/>
          <w:sz w:val="21"/>
          <w:szCs w:val="21"/>
          <w:lang w:eastAsia="zh-CN"/>
        </w:rPr>
        <w:t>分别</w:t>
      </w:r>
      <w:r w:rsidR="0015682E" w:rsidRPr="00826B52">
        <w:rPr>
          <w:rFonts w:ascii="华文中宋" w:eastAsia="华文中宋" w:hAnsi="华文中宋" w:cs="宋体"/>
          <w:sz w:val="21"/>
          <w:szCs w:val="21"/>
          <w:lang w:eastAsia="zh-CN"/>
        </w:rPr>
        <w:t>存储对应8位二进制</w:t>
      </w:r>
      <w:r w:rsidR="0015682E" w:rsidRPr="00826B52">
        <w:rPr>
          <w:rFonts w:ascii="华文中宋" w:eastAsia="华文中宋" w:hAnsi="华文中宋" w:cs="宋体" w:hint="eastAsia"/>
          <w:sz w:val="21"/>
          <w:szCs w:val="21"/>
          <w:lang w:eastAsia="zh-CN"/>
        </w:rPr>
        <w:t>数</w:t>
      </w:r>
      <w:r w:rsidR="0015682E" w:rsidRPr="00826B52">
        <w:rPr>
          <w:rFonts w:ascii="华文中宋" w:eastAsia="华文中宋" w:hAnsi="华文中宋" w:cs="宋体"/>
          <w:sz w:val="21"/>
          <w:szCs w:val="21"/>
          <w:lang w:eastAsia="zh-CN"/>
        </w:rPr>
        <w:t>中</w:t>
      </w:r>
      <w:r w:rsidR="0015682E" w:rsidRPr="00755893">
        <w:rPr>
          <w:rFonts w:ascii="Times New Roman" w:eastAsia="华文中宋" w:hAnsi="Times New Roman" w:cs="Times New Roman"/>
          <w:sz w:val="21"/>
          <w:szCs w:val="21"/>
          <w:lang w:eastAsia="zh-CN"/>
        </w:rPr>
        <w:t>“1”</w:t>
      </w:r>
      <w:r w:rsidR="0015682E" w:rsidRPr="00826B52">
        <w:rPr>
          <w:rFonts w:ascii="华文中宋" w:eastAsia="华文中宋" w:hAnsi="华文中宋" w:cs="宋体" w:hint="eastAsia"/>
          <w:sz w:val="21"/>
          <w:szCs w:val="21"/>
          <w:lang w:eastAsia="zh-CN"/>
        </w:rPr>
        <w:t>的</w:t>
      </w:r>
      <w:r w:rsidR="0015682E" w:rsidRPr="00826B52">
        <w:rPr>
          <w:rFonts w:ascii="华文中宋" w:eastAsia="华文中宋" w:hAnsi="华文中宋" w:cs="宋体"/>
          <w:sz w:val="21"/>
          <w:szCs w:val="21"/>
          <w:lang w:eastAsia="zh-CN"/>
        </w:rPr>
        <w:t>个数</w:t>
      </w:r>
      <w:r w:rsidR="00B6786A" w:rsidRPr="00826B52">
        <w:rPr>
          <w:rFonts w:ascii="华文中宋" w:eastAsia="华文中宋" w:hAnsi="华文中宋" w:cs="宋体"/>
          <w:sz w:val="21"/>
          <w:szCs w:val="21"/>
          <w:lang w:eastAsia="zh-CN"/>
        </w:rPr>
        <w:t>。</w:t>
      </w:r>
      <w:r w:rsidRPr="00826B52">
        <w:rPr>
          <w:rFonts w:ascii="华文中宋" w:eastAsia="华文中宋" w:hAnsi="华文中宋" w:cs="宋体" w:hint="eastAsia"/>
          <w:sz w:val="21"/>
          <w:szCs w:val="21"/>
          <w:lang w:eastAsia="zh-CN"/>
        </w:rPr>
        <w:t>通过</w:t>
      </w:r>
      <w:r w:rsidRPr="00826B52">
        <w:rPr>
          <w:rFonts w:ascii="华文中宋" w:eastAsia="华文中宋" w:hAnsi="华文中宋" w:cs="宋体"/>
          <w:sz w:val="21"/>
          <w:szCs w:val="21"/>
          <w:lang w:eastAsia="zh-CN"/>
        </w:rPr>
        <w:t>采用循环展开</w:t>
      </w:r>
      <w:r w:rsidRPr="00826B52">
        <w:rPr>
          <w:rFonts w:ascii="华文中宋" w:eastAsia="华文中宋" w:hAnsi="华文中宋" w:cs="宋体" w:hint="eastAsia"/>
          <w:sz w:val="21"/>
          <w:szCs w:val="21"/>
          <w:lang w:eastAsia="zh-CN"/>
        </w:rPr>
        <w:t>并截取</w:t>
      </w:r>
      <w:r w:rsidRPr="00826B52">
        <w:rPr>
          <w:rFonts w:ascii="华文中宋" w:eastAsia="华文中宋" w:hAnsi="华文中宋" w:cs="宋体"/>
          <w:sz w:val="21"/>
          <w:szCs w:val="21"/>
          <w:lang w:eastAsia="zh-CN"/>
        </w:rPr>
        <w:t>register域的低16</w:t>
      </w:r>
      <w:r w:rsidRPr="00826B52">
        <w:rPr>
          <w:rFonts w:ascii="华文中宋" w:eastAsia="华文中宋" w:hAnsi="华文中宋" w:cs="宋体" w:hint="eastAsia"/>
          <w:sz w:val="21"/>
          <w:szCs w:val="21"/>
          <w:lang w:eastAsia="zh-CN"/>
        </w:rPr>
        <w:t>位</w:t>
      </w:r>
      <w:r w:rsidRPr="00826B52">
        <w:rPr>
          <w:rFonts w:ascii="华文中宋" w:eastAsia="华文中宋" w:hAnsi="华文中宋" w:cs="宋体"/>
          <w:sz w:val="21"/>
          <w:szCs w:val="21"/>
          <w:lang w:eastAsia="zh-CN"/>
        </w:rPr>
        <w:t>可以进</w:t>
      </w:r>
      <w:r w:rsidRPr="00826B52">
        <w:rPr>
          <w:rFonts w:ascii="华文中宋" w:eastAsia="华文中宋" w:hAnsi="华文中宋" w:cs="宋体" w:hint="eastAsia"/>
          <w:sz w:val="21"/>
          <w:szCs w:val="21"/>
          <w:lang w:eastAsia="zh-CN"/>
        </w:rPr>
        <w:t>一步</w:t>
      </w:r>
      <w:r w:rsidRPr="00826B52">
        <w:rPr>
          <w:rFonts w:ascii="华文中宋" w:eastAsia="华文中宋" w:hAnsi="华文中宋" w:cs="宋体"/>
          <w:sz w:val="21"/>
          <w:szCs w:val="21"/>
          <w:lang w:eastAsia="zh-CN"/>
        </w:rPr>
        <w:t>加速该算法。</w:t>
      </w:r>
      <w:r w:rsidR="00C02192">
        <w:rPr>
          <w:rFonts w:ascii="华文中宋" w:eastAsia="华文中宋" w:hAnsi="华文中宋" w:cs="宋体"/>
          <w:sz w:val="21"/>
          <w:szCs w:val="21"/>
          <w:lang w:eastAsia="zh-CN"/>
        </w:rPr>
        <w:t>采用以上策略</w:t>
      </w:r>
      <w:r w:rsidR="00B47115" w:rsidRPr="00826B52">
        <w:rPr>
          <w:rFonts w:ascii="华文中宋" w:eastAsia="华文中宋" w:hAnsi="华文中宋" w:cs="宋体" w:hint="eastAsia"/>
          <w:sz w:val="21"/>
          <w:szCs w:val="21"/>
          <w:lang w:eastAsia="zh-CN"/>
        </w:rPr>
        <w:t>优化后</w:t>
      </w:r>
      <w:r w:rsidR="00B47115" w:rsidRPr="00826B52">
        <w:rPr>
          <w:rFonts w:ascii="华文中宋" w:eastAsia="华文中宋" w:hAnsi="华文中宋" w:cs="宋体"/>
          <w:sz w:val="21"/>
          <w:szCs w:val="21"/>
          <w:lang w:eastAsia="zh-CN"/>
        </w:rPr>
        <w:t>，</w:t>
      </w:r>
      <w:r w:rsidR="00B47115" w:rsidRPr="00826B52">
        <w:rPr>
          <w:rFonts w:ascii="华文中宋" w:eastAsia="华文中宋" w:hAnsi="华文中宋" w:cs="宋体" w:hint="eastAsia"/>
          <w:sz w:val="21"/>
          <w:szCs w:val="21"/>
          <w:lang w:eastAsia="zh-CN"/>
        </w:rPr>
        <w:t>查询</w:t>
      </w:r>
      <w:r w:rsidR="00B47115" w:rsidRPr="00826B52">
        <w:rPr>
          <w:rFonts w:ascii="华文中宋" w:eastAsia="华文中宋" w:hAnsi="华文中宋" w:cs="宋体"/>
          <w:sz w:val="21"/>
          <w:szCs w:val="21"/>
          <w:lang w:eastAsia="zh-CN"/>
        </w:rPr>
        <w:t>register域</w:t>
      </w:r>
      <w:r w:rsidR="00AE3F52">
        <w:rPr>
          <w:rFonts w:ascii="华文中宋" w:eastAsia="华文中宋" w:hAnsi="华文中宋" w:cs="宋体"/>
          <w:sz w:val="21"/>
          <w:szCs w:val="21"/>
          <w:lang w:eastAsia="zh-CN"/>
        </w:rPr>
        <w:t>中</w:t>
      </w:r>
      <w:r w:rsidR="00B47115" w:rsidRPr="00755893">
        <w:rPr>
          <w:rFonts w:ascii="Times New Roman" w:eastAsia="华文中宋" w:hAnsi="Times New Roman" w:cs="Times New Roman" w:hint="eastAsia"/>
          <w:sz w:val="21"/>
          <w:szCs w:val="21"/>
          <w:lang w:eastAsia="zh-CN"/>
        </w:rPr>
        <w:t>“</w:t>
      </w:r>
      <w:r w:rsidR="00B47115" w:rsidRPr="00755893">
        <w:rPr>
          <w:rFonts w:ascii="Times New Roman" w:eastAsia="华文中宋" w:hAnsi="Times New Roman" w:cs="Times New Roman" w:hint="eastAsia"/>
          <w:sz w:val="21"/>
          <w:szCs w:val="21"/>
          <w:lang w:eastAsia="zh-CN"/>
        </w:rPr>
        <w:t>1</w:t>
      </w:r>
      <w:r w:rsidR="00B47115" w:rsidRPr="00755893">
        <w:rPr>
          <w:rFonts w:ascii="Times New Roman" w:eastAsia="华文中宋" w:hAnsi="Times New Roman" w:cs="Times New Roman" w:hint="eastAsia"/>
          <w:sz w:val="21"/>
          <w:szCs w:val="21"/>
          <w:lang w:eastAsia="zh-CN"/>
        </w:rPr>
        <w:t>”</w:t>
      </w:r>
      <w:r w:rsidR="00B47115" w:rsidRPr="00826B52">
        <w:rPr>
          <w:rFonts w:ascii="华文中宋" w:eastAsia="华文中宋" w:hAnsi="华文中宋" w:cs="宋体" w:hint="eastAsia"/>
          <w:sz w:val="21"/>
          <w:szCs w:val="21"/>
          <w:lang w:eastAsia="zh-CN"/>
        </w:rPr>
        <w:t>个数</w:t>
      </w:r>
      <w:r w:rsidR="009C12E6" w:rsidRPr="00826B52">
        <w:rPr>
          <w:rFonts w:ascii="华文中宋" w:eastAsia="华文中宋" w:hAnsi="华文中宋" w:cs="宋体"/>
          <w:sz w:val="21"/>
          <w:szCs w:val="21"/>
          <w:lang w:eastAsia="zh-CN"/>
        </w:rPr>
        <w:t>的</w:t>
      </w:r>
      <w:r w:rsidR="009C12E6" w:rsidRPr="00826B52">
        <w:rPr>
          <w:rFonts w:ascii="华文中宋" w:eastAsia="华文中宋" w:hAnsi="华文中宋" w:cs="宋体"/>
          <w:sz w:val="21"/>
          <w:szCs w:val="21"/>
          <w:lang w:eastAsia="zh-CN"/>
        </w:rPr>
        <w:fldChar w:fldCharType="begin"/>
      </w:r>
      <w:r w:rsidR="009C12E6" w:rsidRPr="00826B52">
        <w:rPr>
          <w:rFonts w:ascii="华文中宋" w:eastAsia="华文中宋" w:hAnsi="华文中宋" w:cs="宋体"/>
          <w:sz w:val="21"/>
          <w:szCs w:val="21"/>
          <w:lang w:eastAsia="zh-CN"/>
        </w:rPr>
        <w:instrText xml:space="preserve"> REF _Ref444521143 \h </w:instrText>
      </w:r>
      <w:r w:rsidR="00826B52">
        <w:rPr>
          <w:rFonts w:ascii="华文中宋" w:eastAsia="华文中宋" w:hAnsi="华文中宋" w:cs="宋体"/>
          <w:sz w:val="21"/>
          <w:szCs w:val="21"/>
          <w:lang w:eastAsia="zh-CN"/>
        </w:rPr>
        <w:instrText xml:space="preserve"> \* MERGEFORMAT </w:instrText>
      </w:r>
      <w:r w:rsidR="009C12E6" w:rsidRPr="00826B52">
        <w:rPr>
          <w:rFonts w:ascii="华文中宋" w:eastAsia="华文中宋" w:hAnsi="华文中宋" w:cs="宋体"/>
          <w:sz w:val="21"/>
          <w:szCs w:val="21"/>
          <w:lang w:eastAsia="zh-CN"/>
        </w:rPr>
      </w:r>
      <w:r w:rsidR="009C12E6" w:rsidRPr="00826B52">
        <w:rPr>
          <w:rFonts w:ascii="华文中宋" w:eastAsia="华文中宋" w:hAnsi="华文中宋" w:cs="宋体"/>
          <w:sz w:val="21"/>
          <w:szCs w:val="21"/>
          <w:lang w:eastAsia="zh-CN"/>
        </w:rPr>
        <w:fldChar w:fldCharType="separate"/>
      </w:r>
      <w:r w:rsidR="00710AA6" w:rsidRPr="00710AA6">
        <w:rPr>
          <w:rFonts w:ascii="华文中宋" w:eastAsia="华文中宋" w:hAnsi="华文中宋" w:cs="宋体" w:hint="eastAsia"/>
          <w:sz w:val="21"/>
          <w:szCs w:val="21"/>
          <w:lang w:eastAsia="zh-CN"/>
        </w:rPr>
        <w:t>算法</w:t>
      </w:r>
      <w:r w:rsidR="00710AA6" w:rsidRPr="00710AA6">
        <w:rPr>
          <w:rFonts w:ascii="华文中宋" w:eastAsia="华文中宋" w:hAnsi="华文中宋" w:cs="宋体"/>
          <w:sz w:val="21"/>
          <w:szCs w:val="21"/>
          <w:lang w:eastAsia="zh-CN"/>
        </w:rPr>
        <w:t>2</w:t>
      </w:r>
      <w:r w:rsidR="009C12E6" w:rsidRPr="00826B52">
        <w:rPr>
          <w:rFonts w:ascii="华文中宋" w:eastAsia="华文中宋" w:hAnsi="华文中宋" w:cs="宋体"/>
          <w:sz w:val="21"/>
          <w:szCs w:val="21"/>
          <w:lang w:eastAsia="zh-CN"/>
        </w:rPr>
        <w:fldChar w:fldCharType="end"/>
      </w:r>
      <w:r w:rsidR="00B47115" w:rsidRPr="00826B52">
        <w:rPr>
          <w:rFonts w:ascii="华文中宋" w:eastAsia="华文中宋" w:hAnsi="华文中宋" w:cs="宋体"/>
          <w:sz w:val="21"/>
          <w:szCs w:val="21"/>
          <w:lang w:eastAsia="zh-CN"/>
        </w:rPr>
        <w:t>为</w:t>
      </w:r>
      <w:r w:rsidR="0015682E" w:rsidRPr="00826B52">
        <w:rPr>
          <w:rFonts w:ascii="华文中宋" w:eastAsia="华文中宋" w:hAnsi="华文中宋" w:cs="宋体"/>
          <w:sz w:val="21"/>
          <w:szCs w:val="21"/>
          <w:lang w:eastAsia="zh-CN"/>
        </w:rPr>
        <w:t>：</w:t>
      </w:r>
    </w:p>
    <w:p w14:paraId="4BD563C2" w14:textId="77777777" w:rsidR="0008397F" w:rsidRDefault="0008397F" w:rsidP="0008397F">
      <w:pPr>
        <w:spacing w:line="340" w:lineRule="atLeast"/>
        <w:jc w:val="both"/>
        <w:rPr>
          <w:rFonts w:ascii="华文中宋" w:eastAsia="华文中宋" w:hAnsi="华文中宋" w:cs="宋体"/>
          <w:sz w:val="21"/>
          <w:szCs w:val="21"/>
          <w:lang w:eastAsia="zh-CN"/>
        </w:rPr>
      </w:pPr>
    </w:p>
    <w:p w14:paraId="5460E4D0" w14:textId="77777777" w:rsidR="0008397F" w:rsidRPr="00826B52" w:rsidRDefault="0008397F" w:rsidP="0008397F">
      <w:pPr>
        <w:spacing w:line="340" w:lineRule="atLeast"/>
        <w:jc w:val="both"/>
        <w:rPr>
          <w:rFonts w:ascii="华文中宋" w:eastAsia="华文中宋" w:hAnsi="华文中宋" w:cs="宋体"/>
          <w:sz w:val="21"/>
          <w:szCs w:val="21"/>
          <w:lang w:eastAsia="zh-CN"/>
        </w:rPr>
      </w:pPr>
    </w:p>
    <w:p w14:paraId="5643F37A" w14:textId="77777777" w:rsidR="00F20170" w:rsidRPr="00B0599A" w:rsidRDefault="00F20170" w:rsidP="00B0599A">
      <w:pPr>
        <w:widowControl w:val="0"/>
        <w:ind w:firstLineChars="150" w:firstLine="270"/>
        <w:jc w:val="center"/>
        <w:rPr>
          <w:rFonts w:ascii="华文中宋" w:eastAsia="华文中宋" w:hAnsi="华文中宋" w:cs="宋体"/>
          <w:b/>
          <w:sz w:val="18"/>
          <w:szCs w:val="21"/>
          <w:lang w:eastAsia="zh-CN"/>
        </w:rPr>
      </w:pPr>
      <w:bookmarkStart w:id="83" w:name="_Ref444521143"/>
      <w:r w:rsidRPr="00B0599A">
        <w:rPr>
          <w:rFonts w:ascii="华文中宋" w:eastAsia="华文中宋" w:hAnsi="华文中宋" w:cs="宋体" w:hint="eastAsia"/>
          <w:b/>
          <w:sz w:val="18"/>
          <w:szCs w:val="21"/>
          <w:lang w:eastAsia="zh-CN"/>
        </w:rPr>
        <w:t>算法</w:t>
      </w:r>
      <w:r w:rsidRPr="00B0599A">
        <w:rPr>
          <w:rFonts w:ascii="华文中宋" w:eastAsia="华文中宋" w:hAnsi="华文中宋" w:cs="宋体"/>
          <w:b/>
          <w:sz w:val="18"/>
          <w:szCs w:val="21"/>
          <w:lang w:eastAsia="zh-CN"/>
        </w:rPr>
        <w:fldChar w:fldCharType="begin"/>
      </w:r>
      <w:r w:rsidRPr="00B0599A">
        <w:rPr>
          <w:rFonts w:ascii="华文中宋" w:eastAsia="华文中宋" w:hAnsi="华文中宋" w:cs="宋体"/>
          <w:b/>
          <w:sz w:val="18"/>
          <w:szCs w:val="21"/>
          <w:lang w:eastAsia="zh-CN"/>
        </w:rPr>
        <w:instrText xml:space="preserve"> </w:instrText>
      </w:r>
      <w:r w:rsidRPr="00B0599A">
        <w:rPr>
          <w:rFonts w:ascii="华文中宋" w:eastAsia="华文中宋" w:hAnsi="华文中宋" w:cs="宋体" w:hint="eastAsia"/>
          <w:b/>
          <w:sz w:val="18"/>
          <w:szCs w:val="21"/>
          <w:lang w:eastAsia="zh-CN"/>
        </w:rPr>
        <w:instrText>SEQ 算法 \* ARABIC</w:instrText>
      </w:r>
      <w:r w:rsidRPr="00B0599A">
        <w:rPr>
          <w:rFonts w:ascii="华文中宋" w:eastAsia="华文中宋" w:hAnsi="华文中宋" w:cs="宋体"/>
          <w:b/>
          <w:sz w:val="18"/>
          <w:szCs w:val="21"/>
          <w:lang w:eastAsia="zh-CN"/>
        </w:rPr>
        <w:instrText xml:space="preserve"> </w:instrText>
      </w:r>
      <w:r w:rsidRPr="00B0599A">
        <w:rPr>
          <w:rFonts w:ascii="华文中宋" w:eastAsia="华文中宋" w:hAnsi="华文中宋" w:cs="宋体"/>
          <w:b/>
          <w:sz w:val="18"/>
          <w:szCs w:val="21"/>
          <w:lang w:eastAsia="zh-CN"/>
        </w:rPr>
        <w:fldChar w:fldCharType="separate"/>
      </w:r>
      <w:r w:rsidR="00710AA6">
        <w:rPr>
          <w:rFonts w:ascii="华文中宋" w:eastAsia="华文中宋" w:hAnsi="华文中宋" w:cs="宋体"/>
          <w:b/>
          <w:noProof/>
          <w:sz w:val="18"/>
          <w:szCs w:val="21"/>
          <w:lang w:eastAsia="zh-CN"/>
        </w:rPr>
        <w:t>2</w:t>
      </w:r>
      <w:r w:rsidRPr="00B0599A">
        <w:rPr>
          <w:rFonts w:ascii="华文中宋" w:eastAsia="华文中宋" w:hAnsi="华文中宋" w:cs="宋体"/>
          <w:b/>
          <w:sz w:val="18"/>
          <w:szCs w:val="21"/>
          <w:lang w:eastAsia="zh-CN"/>
        </w:rPr>
        <w:fldChar w:fldCharType="end"/>
      </w:r>
      <w:bookmarkEnd w:id="83"/>
      <w:r w:rsidRPr="00B0599A">
        <w:rPr>
          <w:rFonts w:ascii="华文中宋" w:eastAsia="华文中宋" w:hAnsi="华文中宋" w:cs="宋体" w:hint="eastAsia"/>
          <w:b/>
          <w:sz w:val="18"/>
          <w:szCs w:val="21"/>
          <w:lang w:eastAsia="zh-CN"/>
        </w:rPr>
        <w:t xml:space="preserve"> </w:t>
      </w:r>
      <w:r w:rsidRPr="00B0599A">
        <w:rPr>
          <w:rFonts w:ascii="Times New Roman" w:eastAsia="华文中宋" w:hAnsi="Times New Roman" w:cs="Times New Roman"/>
          <w:b/>
          <w:sz w:val="18"/>
          <w:szCs w:val="21"/>
          <w:lang w:eastAsia="zh-CN"/>
        </w:rPr>
        <w:t>PopCount()</w:t>
      </w:r>
    </w:p>
    <w:tbl>
      <w:tblPr>
        <w:tblW w:w="0" w:type="auto"/>
        <w:tblInd w:w="250"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4070"/>
      </w:tblGrid>
      <w:tr w:rsidR="00F20170" w:rsidRPr="00C36228" w14:paraId="4B6ACACF" w14:textId="77777777" w:rsidTr="00B92877">
        <w:trPr>
          <w:trHeight w:val="267"/>
        </w:trPr>
        <w:tc>
          <w:tcPr>
            <w:tcW w:w="4070" w:type="dxa"/>
            <w:tcBorders>
              <w:bottom w:val="single" w:sz="12" w:space="0" w:color="000000"/>
            </w:tcBorders>
            <w:shd w:val="clear" w:color="auto" w:fill="auto"/>
          </w:tcPr>
          <w:p w14:paraId="07E08569" w14:textId="77777777" w:rsidR="00F20170" w:rsidRPr="00B0599A" w:rsidRDefault="00F20170" w:rsidP="00B92877">
            <w:pPr>
              <w:widowControl w:val="0"/>
              <w:jc w:val="both"/>
              <w:rPr>
                <w:rFonts w:ascii="宋体" w:eastAsia="宋体" w:hAnsi="宋体" w:cs="Times New Roman"/>
                <w:b/>
                <w:bCs/>
                <w:color w:val="000080"/>
                <w:kern w:val="2"/>
                <w:sz w:val="18"/>
                <w:szCs w:val="18"/>
                <w:lang w:eastAsia="zh-CN"/>
              </w:rPr>
            </w:pPr>
            <w:r w:rsidRPr="00B0599A">
              <w:rPr>
                <w:rFonts w:ascii="宋体" w:eastAsia="宋体" w:hAnsi="宋体" w:cs="Times New Roman" w:hint="eastAsia"/>
                <w:b/>
                <w:bCs/>
                <w:kern w:val="2"/>
                <w:sz w:val="18"/>
                <w:szCs w:val="18"/>
                <w:lang w:eastAsia="zh-CN"/>
              </w:rPr>
              <w:t>算法: 统计</w:t>
            </w:r>
            <w:r w:rsidRPr="00B0599A">
              <w:rPr>
                <w:rFonts w:ascii="Times New Roman" w:eastAsia="华文中宋" w:hAnsi="Times New Roman" w:cs="Times New Roman"/>
                <w:sz w:val="18"/>
                <w:szCs w:val="18"/>
                <w:lang w:eastAsia="zh-CN"/>
              </w:rPr>
              <w:t>register list</w:t>
            </w:r>
            <w:r w:rsidRPr="00B0599A">
              <w:rPr>
                <w:rFonts w:ascii="Times New Roman" w:eastAsia="华文中宋" w:hAnsi="Times New Roman" w:cs="Times New Roman"/>
                <w:sz w:val="18"/>
                <w:szCs w:val="18"/>
                <w:lang w:eastAsia="zh-CN"/>
              </w:rPr>
              <w:t>域中</w:t>
            </w:r>
            <w:r w:rsidRPr="00B0599A">
              <w:rPr>
                <w:rFonts w:ascii="Times New Roman" w:eastAsia="华文中宋" w:hAnsi="Times New Roman" w:cs="Times New Roman"/>
                <w:sz w:val="18"/>
                <w:szCs w:val="18"/>
                <w:lang w:eastAsia="zh-CN"/>
              </w:rPr>
              <w:t>1</w:t>
            </w:r>
            <w:r w:rsidRPr="00B0599A">
              <w:rPr>
                <w:rFonts w:ascii="Times New Roman" w:eastAsia="华文中宋" w:hAnsi="Times New Roman" w:cs="Times New Roman" w:hint="eastAsia"/>
                <w:sz w:val="18"/>
                <w:szCs w:val="18"/>
                <w:lang w:eastAsia="zh-CN"/>
              </w:rPr>
              <w:t>的</w:t>
            </w:r>
            <w:r w:rsidRPr="00B0599A">
              <w:rPr>
                <w:rFonts w:ascii="宋体" w:eastAsia="宋体" w:hAnsi="宋体" w:cs="Times New Roman"/>
                <w:b/>
                <w:bCs/>
                <w:kern w:val="2"/>
                <w:sz w:val="18"/>
                <w:szCs w:val="18"/>
                <w:lang w:eastAsia="zh-CN"/>
              </w:rPr>
              <w:t>个数</w:t>
            </w:r>
          </w:p>
        </w:tc>
      </w:tr>
      <w:tr w:rsidR="00F20170" w:rsidRPr="00C36228" w14:paraId="1C14CB1E" w14:textId="77777777" w:rsidTr="00B92877">
        <w:trPr>
          <w:trHeight w:val="1050"/>
        </w:trPr>
        <w:tc>
          <w:tcPr>
            <w:tcW w:w="4070" w:type="dxa"/>
            <w:shd w:val="clear" w:color="auto" w:fill="auto"/>
          </w:tcPr>
          <w:p w14:paraId="5AF353D8" w14:textId="1F8761CC" w:rsidR="00F20170" w:rsidRPr="00B0599A" w:rsidRDefault="00F20170" w:rsidP="00B92877">
            <w:pPr>
              <w:widowControl w:val="0"/>
              <w:jc w:val="both"/>
              <w:rPr>
                <w:rFonts w:ascii="Times New Roman" w:eastAsia="华文中宋" w:hAnsi="Times New Roman" w:cs="Times New Roman"/>
                <w:sz w:val="18"/>
                <w:szCs w:val="18"/>
                <w:lang w:eastAsia="zh-CN"/>
              </w:rPr>
            </w:pPr>
            <w:r w:rsidRPr="00B0599A">
              <w:rPr>
                <w:rFonts w:ascii="宋体" w:eastAsia="宋体" w:hAnsi="宋体" w:cs="Times New Roman" w:hint="eastAsia"/>
                <w:b/>
                <w:kern w:val="2"/>
                <w:sz w:val="18"/>
                <w:szCs w:val="18"/>
                <w:lang w:eastAsia="zh-CN"/>
              </w:rPr>
              <w:t>输入</w:t>
            </w:r>
            <w:r w:rsidRPr="00B0599A">
              <w:rPr>
                <w:rFonts w:ascii="宋体" w:eastAsia="宋体" w:hAnsi="宋体" w:cs="Times New Roman"/>
                <w:b/>
                <w:kern w:val="2"/>
                <w:sz w:val="18"/>
                <w:szCs w:val="18"/>
                <w:lang w:eastAsia="zh-CN"/>
              </w:rPr>
              <w:t xml:space="preserve">: </w:t>
            </w:r>
            <w:r w:rsidR="00BF1F30" w:rsidRPr="00B0599A">
              <w:rPr>
                <w:rFonts w:ascii="宋体" w:eastAsia="宋体" w:hAnsi="宋体" w:cs="Times New Roman"/>
                <w:kern w:val="2"/>
                <w:sz w:val="18"/>
                <w:szCs w:val="18"/>
                <w:lang w:eastAsia="zh-CN"/>
              </w:rPr>
              <w:fldChar w:fldCharType="begin"/>
            </w:r>
            <w:r w:rsidR="00BF1F30" w:rsidRPr="00B0599A">
              <w:rPr>
                <w:rFonts w:ascii="宋体" w:eastAsia="宋体" w:hAnsi="宋体" w:cs="Times New Roman"/>
                <w:kern w:val="2"/>
                <w:sz w:val="18"/>
                <w:szCs w:val="18"/>
                <w:lang w:eastAsia="zh-CN"/>
              </w:rPr>
              <w:instrText xml:space="preserve"> </w:instrText>
            </w:r>
            <w:r w:rsidR="00BF1F30" w:rsidRPr="00B0599A">
              <w:rPr>
                <w:rFonts w:ascii="宋体" w:eastAsia="宋体" w:hAnsi="宋体" w:cs="Times New Roman" w:hint="eastAsia"/>
                <w:kern w:val="2"/>
                <w:sz w:val="18"/>
                <w:szCs w:val="18"/>
                <w:lang w:eastAsia="zh-CN"/>
              </w:rPr>
              <w:instrText>eq \o\ac(○,</w:instrText>
            </w:r>
            <w:r w:rsidR="00BF1F30" w:rsidRPr="00B0599A">
              <w:rPr>
                <w:rFonts w:ascii="宋体" w:eastAsia="宋体" w:hAnsi="宋体" w:cs="Times New Roman" w:hint="eastAsia"/>
                <w:kern w:val="2"/>
                <w:position w:val="2"/>
                <w:sz w:val="18"/>
                <w:szCs w:val="18"/>
                <w:lang w:eastAsia="zh-CN"/>
              </w:rPr>
              <w:instrText>1</w:instrText>
            </w:r>
            <w:r w:rsidR="00BF1F30" w:rsidRPr="00B0599A">
              <w:rPr>
                <w:rFonts w:ascii="宋体" w:eastAsia="宋体" w:hAnsi="宋体" w:cs="Times New Roman" w:hint="eastAsia"/>
                <w:kern w:val="2"/>
                <w:sz w:val="18"/>
                <w:szCs w:val="18"/>
                <w:lang w:eastAsia="zh-CN"/>
              </w:rPr>
              <w:instrText>)</w:instrText>
            </w:r>
            <w:r w:rsidR="00BF1F30" w:rsidRPr="00B0599A">
              <w:rPr>
                <w:rFonts w:ascii="宋体" w:eastAsia="宋体" w:hAnsi="宋体" w:cs="Times New Roman"/>
                <w:kern w:val="2"/>
                <w:sz w:val="18"/>
                <w:szCs w:val="18"/>
                <w:lang w:eastAsia="zh-CN"/>
              </w:rPr>
              <w:fldChar w:fldCharType="end"/>
            </w:r>
            <w:r w:rsidRPr="00B0599A">
              <w:rPr>
                <w:rFonts w:ascii="华文中宋" w:eastAsia="华文中宋" w:hAnsi="华文中宋" w:cs="宋体"/>
                <w:sz w:val="18"/>
                <w:szCs w:val="18"/>
                <w:lang w:eastAsia="zh-CN"/>
              </w:rPr>
              <w:t>指令</w:t>
            </w:r>
            <w:r w:rsidRPr="00B0599A">
              <w:rPr>
                <w:rFonts w:ascii="Times New Roman" w:eastAsia="华文中宋" w:hAnsi="Times New Roman" w:cs="Times New Roman"/>
                <w:sz w:val="18"/>
                <w:szCs w:val="18"/>
                <w:lang w:eastAsia="zh-CN"/>
              </w:rPr>
              <w:t>register</w:t>
            </w:r>
            <w:r w:rsidRPr="00B0599A">
              <w:rPr>
                <w:rFonts w:ascii="华文中宋" w:eastAsia="华文中宋" w:hAnsi="华文中宋" w:cs="宋体"/>
                <w:sz w:val="18"/>
                <w:szCs w:val="18"/>
                <w:lang w:eastAsia="zh-CN"/>
              </w:rPr>
              <w:t>域:</w:t>
            </w:r>
            <w:r w:rsidRPr="00B0599A">
              <w:rPr>
                <w:rFonts w:ascii="宋体" w:eastAsia="宋体" w:hAnsi="宋体" w:cs="Times New Roman"/>
                <w:kern w:val="2"/>
                <w:sz w:val="18"/>
                <w:szCs w:val="18"/>
                <w:lang w:eastAsia="zh-CN"/>
              </w:rPr>
              <w:t xml:space="preserve"> </w:t>
            </w:r>
            <w:r w:rsidRPr="00B0599A">
              <w:rPr>
                <w:rFonts w:ascii="Times New Roman" w:eastAsia="华文中宋" w:hAnsi="Times New Roman" w:cs="Times New Roman" w:hint="eastAsia"/>
                <w:sz w:val="18"/>
                <w:szCs w:val="18"/>
                <w:lang w:eastAsia="zh-CN"/>
              </w:rPr>
              <w:t>val</w:t>
            </w:r>
          </w:p>
          <w:p w14:paraId="43E46DD8" w14:textId="6B861CC0" w:rsidR="00F20170" w:rsidRPr="00B0599A" w:rsidRDefault="00F20170" w:rsidP="00B92877">
            <w:pPr>
              <w:widowControl w:val="0"/>
              <w:jc w:val="both"/>
              <w:rPr>
                <w:rFonts w:ascii="Times New Roman" w:eastAsia="华文中宋" w:hAnsi="Times New Roman" w:cs="Times New Roman"/>
                <w:sz w:val="18"/>
                <w:szCs w:val="18"/>
                <w:lang w:eastAsia="zh-CN"/>
              </w:rPr>
            </w:pPr>
            <w:r w:rsidRPr="00B0599A">
              <w:rPr>
                <w:rFonts w:ascii="宋体" w:eastAsia="宋体" w:hAnsi="宋体" w:cs="Times New Roman"/>
                <w:kern w:val="2"/>
                <w:sz w:val="18"/>
                <w:szCs w:val="18"/>
                <w:lang w:eastAsia="zh-CN"/>
              </w:rPr>
              <w:t xml:space="preserve">      </w:t>
            </w:r>
            <w:r w:rsidR="00BF1F30" w:rsidRPr="00B0599A">
              <w:rPr>
                <w:rFonts w:ascii="宋体" w:eastAsia="宋体" w:hAnsi="宋体" w:cs="Times New Roman"/>
                <w:kern w:val="2"/>
                <w:sz w:val="18"/>
                <w:szCs w:val="18"/>
                <w:lang w:eastAsia="zh-CN"/>
              </w:rPr>
              <w:fldChar w:fldCharType="begin"/>
            </w:r>
            <w:r w:rsidR="00BF1F30" w:rsidRPr="00B0599A">
              <w:rPr>
                <w:rFonts w:ascii="宋体" w:eastAsia="宋体" w:hAnsi="宋体" w:cs="Times New Roman"/>
                <w:kern w:val="2"/>
                <w:sz w:val="18"/>
                <w:szCs w:val="18"/>
                <w:lang w:eastAsia="zh-CN"/>
              </w:rPr>
              <w:instrText xml:space="preserve"> </w:instrText>
            </w:r>
            <w:r w:rsidR="00BF1F30" w:rsidRPr="00B0599A">
              <w:rPr>
                <w:rFonts w:ascii="宋体" w:eastAsia="宋体" w:hAnsi="宋体" w:cs="Times New Roman" w:hint="eastAsia"/>
                <w:kern w:val="2"/>
                <w:sz w:val="18"/>
                <w:szCs w:val="18"/>
                <w:lang w:eastAsia="zh-CN"/>
              </w:rPr>
              <w:instrText>eq \o\ac(○,</w:instrText>
            </w:r>
            <w:r w:rsidR="00BF1F30" w:rsidRPr="00B0599A">
              <w:rPr>
                <w:rFonts w:ascii="宋体" w:eastAsia="宋体" w:hAnsi="宋体" w:cs="Times New Roman" w:hint="eastAsia"/>
                <w:kern w:val="2"/>
                <w:position w:val="2"/>
                <w:sz w:val="18"/>
                <w:szCs w:val="18"/>
                <w:lang w:eastAsia="zh-CN"/>
              </w:rPr>
              <w:instrText>2</w:instrText>
            </w:r>
            <w:r w:rsidR="00BF1F30" w:rsidRPr="00B0599A">
              <w:rPr>
                <w:rFonts w:ascii="宋体" w:eastAsia="宋体" w:hAnsi="宋体" w:cs="Times New Roman" w:hint="eastAsia"/>
                <w:kern w:val="2"/>
                <w:sz w:val="18"/>
                <w:szCs w:val="18"/>
                <w:lang w:eastAsia="zh-CN"/>
              </w:rPr>
              <w:instrText>)</w:instrText>
            </w:r>
            <w:r w:rsidR="00BF1F30" w:rsidRPr="00B0599A">
              <w:rPr>
                <w:rFonts w:ascii="宋体" w:eastAsia="宋体" w:hAnsi="宋体" w:cs="Times New Roman"/>
                <w:kern w:val="2"/>
                <w:sz w:val="18"/>
                <w:szCs w:val="18"/>
                <w:lang w:eastAsia="zh-CN"/>
              </w:rPr>
              <w:fldChar w:fldCharType="end"/>
            </w:r>
            <w:r w:rsidRPr="00B0599A">
              <w:rPr>
                <w:rFonts w:ascii="华文中宋" w:eastAsia="华文中宋" w:hAnsi="华文中宋" w:cs="宋体"/>
                <w:sz w:val="18"/>
                <w:szCs w:val="18"/>
                <w:lang w:eastAsia="zh-CN"/>
              </w:rPr>
              <w:t>包含256</w:t>
            </w:r>
            <w:r w:rsidRPr="00B0599A">
              <w:rPr>
                <w:rFonts w:ascii="华文中宋" w:eastAsia="华文中宋" w:hAnsi="华文中宋" w:cs="宋体" w:hint="eastAsia"/>
                <w:sz w:val="18"/>
                <w:szCs w:val="18"/>
                <w:lang w:eastAsia="zh-CN"/>
              </w:rPr>
              <w:t>个</w:t>
            </w:r>
            <w:r w:rsidRPr="00B0599A">
              <w:rPr>
                <w:rFonts w:ascii="华文中宋" w:eastAsia="华文中宋" w:hAnsi="华文中宋" w:cs="宋体"/>
                <w:sz w:val="18"/>
                <w:szCs w:val="18"/>
                <w:lang w:eastAsia="zh-CN"/>
              </w:rPr>
              <w:t>元素的查找表：</w:t>
            </w:r>
            <w:r w:rsidRPr="00B0599A">
              <w:rPr>
                <w:rFonts w:ascii="Times New Roman" w:eastAsia="华文中宋" w:hAnsi="Times New Roman" w:cs="Times New Roman"/>
                <w:sz w:val="18"/>
                <w:szCs w:val="18"/>
                <w:lang w:eastAsia="zh-CN"/>
              </w:rPr>
              <w:t>tab</w:t>
            </w:r>
          </w:p>
          <w:p w14:paraId="2D56D249" w14:textId="77777777" w:rsidR="00F20170" w:rsidRPr="00B0599A" w:rsidRDefault="00F20170" w:rsidP="00B92877">
            <w:pPr>
              <w:widowControl w:val="0"/>
              <w:jc w:val="both"/>
              <w:rPr>
                <w:rFonts w:ascii="宋体" w:eastAsia="宋体" w:hAnsi="宋体" w:cs="Times New Roman"/>
                <w:b/>
                <w:kern w:val="2"/>
                <w:sz w:val="18"/>
                <w:szCs w:val="18"/>
                <w:lang w:eastAsia="zh-CN"/>
              </w:rPr>
            </w:pPr>
            <w:r w:rsidRPr="00B0599A">
              <w:rPr>
                <w:rFonts w:ascii="宋体" w:eastAsia="宋体" w:hAnsi="宋体" w:cs="Times New Roman" w:hint="eastAsia"/>
                <w:b/>
                <w:kern w:val="2"/>
                <w:sz w:val="18"/>
                <w:szCs w:val="18"/>
                <w:lang w:eastAsia="zh-CN"/>
              </w:rPr>
              <w:t>步骤：</w:t>
            </w:r>
          </w:p>
          <w:p w14:paraId="2167A08F" w14:textId="77777777" w:rsidR="0033296A" w:rsidRPr="00B0599A" w:rsidRDefault="00F20170" w:rsidP="0033296A">
            <w:pPr>
              <w:widowControl w:val="0"/>
              <w:ind w:firstLine="360"/>
              <w:jc w:val="both"/>
              <w:rPr>
                <w:rFonts w:ascii="Times New Roman" w:eastAsia="华文中宋" w:hAnsi="Times New Roman" w:cs="Times New Roman"/>
                <w:sz w:val="18"/>
                <w:szCs w:val="18"/>
                <w:lang w:eastAsia="zh-CN"/>
              </w:rPr>
            </w:pPr>
            <w:r w:rsidRPr="00B0599A">
              <w:rPr>
                <w:rFonts w:ascii="Times New Roman" w:eastAsia="华文中宋" w:hAnsi="Times New Roman" w:cs="Times New Roman"/>
                <w:sz w:val="18"/>
                <w:szCs w:val="18"/>
                <w:lang w:eastAsia="zh-CN"/>
              </w:rPr>
              <w:t>cnt = tab [val &amp; 0xff] +</w:t>
            </w:r>
            <w:r w:rsidR="0033296A" w:rsidRPr="00B0599A">
              <w:rPr>
                <w:rFonts w:ascii="Times New Roman" w:eastAsia="华文中宋" w:hAnsi="Times New Roman" w:cs="Times New Roman"/>
                <w:sz w:val="18"/>
                <w:szCs w:val="18"/>
                <w:lang w:eastAsia="zh-CN"/>
              </w:rPr>
              <w:t xml:space="preserve"> </w:t>
            </w:r>
          </w:p>
          <w:p w14:paraId="21FCA8BC" w14:textId="27BF8C67" w:rsidR="00F20170" w:rsidRPr="00B0599A" w:rsidRDefault="0033296A" w:rsidP="0033296A">
            <w:pPr>
              <w:widowControl w:val="0"/>
              <w:ind w:firstLine="360"/>
              <w:jc w:val="both"/>
              <w:rPr>
                <w:rFonts w:ascii="Times New Roman" w:eastAsia="华文中宋" w:hAnsi="Times New Roman" w:cs="Times New Roman"/>
                <w:sz w:val="18"/>
                <w:szCs w:val="18"/>
                <w:lang w:eastAsia="zh-CN"/>
              </w:rPr>
            </w:pPr>
            <w:r w:rsidRPr="00B0599A">
              <w:rPr>
                <w:rFonts w:ascii="Times New Roman" w:eastAsia="华文中宋" w:hAnsi="Times New Roman" w:cs="Times New Roman"/>
                <w:sz w:val="18"/>
                <w:szCs w:val="18"/>
                <w:lang w:eastAsia="zh-CN"/>
              </w:rPr>
              <w:t xml:space="preserve">         </w:t>
            </w:r>
            <w:r w:rsidR="00E049D9" w:rsidRPr="00B0599A">
              <w:rPr>
                <w:rFonts w:ascii="Times New Roman" w:eastAsia="华文中宋" w:hAnsi="Times New Roman" w:cs="Times New Roman"/>
                <w:sz w:val="18"/>
                <w:szCs w:val="18"/>
                <w:lang w:eastAsia="zh-CN"/>
              </w:rPr>
              <w:t>tab [(val&gt;&gt;8) &amp; 0xff];</w:t>
            </w:r>
          </w:p>
          <w:p w14:paraId="74E1F8DA" w14:textId="77777777" w:rsidR="00F20170" w:rsidRPr="00B0599A" w:rsidRDefault="00F20170" w:rsidP="00B92877">
            <w:pPr>
              <w:widowControl w:val="0"/>
              <w:jc w:val="both"/>
              <w:rPr>
                <w:rFonts w:ascii="宋体" w:eastAsia="宋体" w:hAnsi="宋体" w:cs="Times New Roman"/>
                <w:b/>
                <w:kern w:val="2"/>
                <w:sz w:val="18"/>
                <w:szCs w:val="18"/>
                <w:lang w:eastAsia="zh-CN"/>
              </w:rPr>
            </w:pPr>
            <w:r w:rsidRPr="00B0599A">
              <w:rPr>
                <w:rFonts w:ascii="华文中宋" w:eastAsia="华文中宋" w:hAnsi="华文中宋" w:cs="宋体" w:hint="eastAsia"/>
                <w:sz w:val="18"/>
                <w:szCs w:val="18"/>
                <w:lang w:eastAsia="zh-CN"/>
              </w:rPr>
              <w:t>输出：</w:t>
            </w:r>
            <w:r w:rsidRPr="00B0599A">
              <w:rPr>
                <w:rFonts w:ascii="Times New Roman" w:eastAsia="华文中宋" w:hAnsi="Times New Roman" w:cs="Times New Roman"/>
                <w:sz w:val="18"/>
                <w:szCs w:val="18"/>
                <w:lang w:eastAsia="zh-CN"/>
              </w:rPr>
              <w:t>val</w:t>
            </w:r>
            <w:r w:rsidRPr="00B0599A">
              <w:rPr>
                <w:rFonts w:ascii="华文中宋" w:eastAsia="华文中宋" w:hAnsi="华文中宋" w:cs="宋体" w:hint="eastAsia"/>
                <w:sz w:val="18"/>
                <w:szCs w:val="18"/>
                <w:lang w:eastAsia="zh-CN"/>
              </w:rPr>
              <w:t>的</w:t>
            </w:r>
            <w:r w:rsidRPr="00B0599A">
              <w:rPr>
                <w:rFonts w:ascii="华文中宋" w:eastAsia="华文中宋" w:hAnsi="华文中宋" w:cs="宋体"/>
                <w:sz w:val="18"/>
                <w:szCs w:val="18"/>
                <w:lang w:eastAsia="zh-CN"/>
              </w:rPr>
              <w:t>二进制标志中1</w:t>
            </w:r>
            <w:r w:rsidRPr="00B0599A">
              <w:rPr>
                <w:rFonts w:ascii="华文中宋" w:eastAsia="华文中宋" w:hAnsi="华文中宋" w:cs="宋体" w:hint="eastAsia"/>
                <w:sz w:val="18"/>
                <w:szCs w:val="18"/>
                <w:lang w:eastAsia="zh-CN"/>
              </w:rPr>
              <w:t>的</w:t>
            </w:r>
            <w:r w:rsidRPr="00B0599A">
              <w:rPr>
                <w:rFonts w:ascii="华文中宋" w:eastAsia="华文中宋" w:hAnsi="华文中宋" w:cs="宋体"/>
                <w:sz w:val="18"/>
                <w:szCs w:val="18"/>
                <w:lang w:eastAsia="zh-CN"/>
              </w:rPr>
              <w:t>个数:</w:t>
            </w:r>
            <w:r w:rsidRPr="00B0599A">
              <w:rPr>
                <w:rFonts w:ascii="宋体" w:eastAsia="宋体" w:hAnsi="宋体" w:cs="Times New Roman"/>
                <w:b/>
                <w:kern w:val="2"/>
                <w:sz w:val="18"/>
                <w:szCs w:val="18"/>
                <w:lang w:eastAsia="zh-CN"/>
              </w:rPr>
              <w:t xml:space="preserve"> </w:t>
            </w:r>
            <w:r w:rsidRPr="00B0599A">
              <w:rPr>
                <w:rFonts w:ascii="Times New Roman" w:eastAsia="华文中宋" w:hAnsi="Times New Roman" w:cs="Times New Roman"/>
                <w:sz w:val="18"/>
                <w:szCs w:val="18"/>
                <w:lang w:eastAsia="zh-CN"/>
              </w:rPr>
              <w:t>cnt</w:t>
            </w:r>
          </w:p>
        </w:tc>
      </w:tr>
    </w:tbl>
    <w:p w14:paraId="5FBFA5AE" w14:textId="77777777" w:rsidR="00F20170" w:rsidRDefault="00F20170" w:rsidP="00F20170">
      <w:pPr>
        <w:jc w:val="both"/>
        <w:rPr>
          <w:rFonts w:ascii="宋体" w:eastAsia="宋体" w:hAnsi="宋体" w:cs="宋体"/>
          <w:sz w:val="21"/>
          <w:szCs w:val="21"/>
          <w:lang w:eastAsia="zh-CN"/>
        </w:rPr>
      </w:pPr>
    </w:p>
    <w:p w14:paraId="0A2D349A" w14:textId="40B859DD" w:rsidR="0078596F" w:rsidRPr="00826B52" w:rsidRDefault="009C12E6"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lastRenderedPageBreak/>
        <w:fldChar w:fldCharType="begin"/>
      </w:r>
      <w:r w:rsidRPr="00826B52">
        <w:rPr>
          <w:rFonts w:ascii="华文中宋" w:eastAsia="华文中宋" w:hAnsi="华文中宋" w:cs="宋体"/>
          <w:sz w:val="21"/>
          <w:szCs w:val="21"/>
          <w:lang w:eastAsia="zh-CN"/>
        </w:rPr>
        <w:instrText xml:space="preserve"> </w:instrText>
      </w:r>
      <w:r w:rsidRPr="00826B52">
        <w:rPr>
          <w:rFonts w:ascii="华文中宋" w:eastAsia="华文中宋" w:hAnsi="华文中宋" w:cs="宋体" w:hint="eastAsia"/>
          <w:sz w:val="21"/>
          <w:szCs w:val="21"/>
          <w:lang w:eastAsia="zh-CN"/>
        </w:rPr>
        <w:instrText>REF _Ref444521143 \h</w:instrText>
      </w:r>
      <w:r w:rsidRPr="00826B52">
        <w:rPr>
          <w:rFonts w:ascii="华文中宋" w:eastAsia="华文中宋" w:hAnsi="华文中宋" w:cs="宋体"/>
          <w:sz w:val="21"/>
          <w:szCs w:val="21"/>
          <w:lang w:eastAsia="zh-CN"/>
        </w:rPr>
        <w:instrText xml:space="preserve"> </w:instrText>
      </w:r>
      <w:r w:rsidR="00826B52">
        <w:rPr>
          <w:rFonts w:ascii="华文中宋" w:eastAsia="华文中宋" w:hAnsi="华文中宋" w:cs="宋体"/>
          <w:sz w:val="21"/>
          <w:szCs w:val="21"/>
          <w:lang w:eastAsia="zh-CN"/>
        </w:rPr>
        <w:instrText xml:space="preserve"> \* MERGEFORMAT </w:instrText>
      </w:r>
      <w:r w:rsidRPr="00826B52">
        <w:rPr>
          <w:rFonts w:ascii="华文中宋" w:eastAsia="华文中宋" w:hAnsi="华文中宋" w:cs="宋体"/>
          <w:sz w:val="21"/>
          <w:szCs w:val="21"/>
          <w:lang w:eastAsia="zh-CN"/>
        </w:rPr>
      </w:r>
      <w:r w:rsidRPr="00826B52">
        <w:rPr>
          <w:rFonts w:ascii="华文中宋" w:eastAsia="华文中宋" w:hAnsi="华文中宋" w:cs="宋体"/>
          <w:sz w:val="21"/>
          <w:szCs w:val="21"/>
          <w:lang w:eastAsia="zh-CN"/>
        </w:rPr>
        <w:fldChar w:fldCharType="separate"/>
      </w:r>
      <w:r w:rsidR="00710AA6" w:rsidRPr="00710AA6">
        <w:rPr>
          <w:rFonts w:ascii="华文中宋" w:eastAsia="华文中宋" w:hAnsi="华文中宋" w:cs="宋体" w:hint="eastAsia"/>
          <w:sz w:val="21"/>
          <w:szCs w:val="21"/>
          <w:lang w:eastAsia="zh-CN"/>
        </w:rPr>
        <w:t>算法</w:t>
      </w:r>
      <w:r w:rsidR="00710AA6" w:rsidRPr="00710AA6">
        <w:rPr>
          <w:rFonts w:ascii="华文中宋" w:eastAsia="华文中宋" w:hAnsi="华文中宋" w:cs="宋体"/>
          <w:sz w:val="21"/>
          <w:szCs w:val="21"/>
          <w:lang w:eastAsia="zh-CN"/>
        </w:rPr>
        <w:t>2</w:t>
      </w:r>
      <w:r w:rsidRPr="00826B52">
        <w:rPr>
          <w:rFonts w:ascii="华文中宋" w:eastAsia="华文中宋" w:hAnsi="华文中宋" w:cs="宋体"/>
          <w:sz w:val="21"/>
          <w:szCs w:val="21"/>
          <w:lang w:eastAsia="zh-CN"/>
        </w:rPr>
        <w:fldChar w:fldCharType="end"/>
      </w:r>
      <w:r w:rsidR="00FF3E01" w:rsidRPr="00826B52">
        <w:rPr>
          <w:rFonts w:ascii="华文中宋" w:eastAsia="华文中宋" w:hAnsi="华文中宋" w:cs="宋体" w:hint="eastAsia"/>
          <w:sz w:val="21"/>
          <w:szCs w:val="21"/>
          <w:lang w:eastAsia="zh-CN"/>
        </w:rPr>
        <w:t>不包含</w:t>
      </w:r>
      <w:r w:rsidR="00707489" w:rsidRPr="00826B52">
        <w:rPr>
          <w:rFonts w:ascii="华文中宋" w:eastAsia="华文中宋" w:hAnsi="华文中宋" w:cs="宋体" w:hint="eastAsia"/>
          <w:sz w:val="21"/>
          <w:szCs w:val="21"/>
          <w:lang w:eastAsia="zh-CN"/>
        </w:rPr>
        <w:t>分支</w:t>
      </w:r>
      <w:r w:rsidR="00707489" w:rsidRPr="00826B52">
        <w:rPr>
          <w:rFonts w:ascii="华文中宋" w:eastAsia="华文中宋" w:hAnsi="华文中宋" w:cs="宋体"/>
          <w:sz w:val="21"/>
          <w:szCs w:val="21"/>
          <w:lang w:eastAsia="zh-CN"/>
        </w:rPr>
        <w:t>，</w:t>
      </w:r>
      <w:r w:rsidR="00FF3E01" w:rsidRPr="00826B52">
        <w:rPr>
          <w:rFonts w:ascii="华文中宋" w:eastAsia="华文中宋" w:hAnsi="华文中宋" w:cs="宋体"/>
          <w:sz w:val="21"/>
          <w:szCs w:val="21"/>
          <w:lang w:eastAsia="zh-CN"/>
        </w:rPr>
        <w:t>仅有</w:t>
      </w:r>
      <w:r w:rsidR="00FF3E01" w:rsidRPr="00826B52">
        <w:rPr>
          <w:rFonts w:ascii="华文中宋" w:eastAsia="华文中宋" w:hAnsi="华文中宋" w:cs="宋体" w:hint="eastAsia"/>
          <w:sz w:val="21"/>
          <w:szCs w:val="21"/>
          <w:lang w:eastAsia="zh-CN"/>
        </w:rPr>
        <w:t>两</w:t>
      </w:r>
      <w:r w:rsidR="00707489" w:rsidRPr="00826B52">
        <w:rPr>
          <w:rFonts w:ascii="华文中宋" w:eastAsia="华文中宋" w:hAnsi="华文中宋" w:cs="宋体" w:hint="eastAsia"/>
          <w:sz w:val="21"/>
          <w:szCs w:val="21"/>
          <w:lang w:eastAsia="zh-CN"/>
        </w:rPr>
        <w:t>次内存</w:t>
      </w:r>
      <w:r w:rsidR="00707489" w:rsidRPr="00826B52">
        <w:rPr>
          <w:rFonts w:ascii="华文中宋" w:eastAsia="华文中宋" w:hAnsi="华文中宋" w:cs="宋体"/>
          <w:sz w:val="21"/>
          <w:szCs w:val="21"/>
          <w:lang w:eastAsia="zh-CN"/>
        </w:rPr>
        <w:t>访问、</w:t>
      </w:r>
      <w:r w:rsidR="00707489" w:rsidRPr="00826B52">
        <w:rPr>
          <w:rFonts w:ascii="华文中宋" w:eastAsia="华文中宋" w:hAnsi="华文中宋" w:cs="宋体" w:hint="eastAsia"/>
          <w:sz w:val="21"/>
          <w:szCs w:val="21"/>
          <w:lang w:eastAsia="zh-CN"/>
        </w:rPr>
        <w:t>几乎</w:t>
      </w:r>
      <w:r w:rsidR="00707489" w:rsidRPr="00826B52">
        <w:rPr>
          <w:rFonts w:ascii="华文中宋" w:eastAsia="华文中宋" w:hAnsi="华文中宋" w:cs="宋体"/>
          <w:sz w:val="21"/>
          <w:szCs w:val="21"/>
          <w:lang w:eastAsia="zh-CN"/>
        </w:rPr>
        <w:t>没有</w:t>
      </w:r>
      <w:r w:rsidR="00707489" w:rsidRPr="00826B52">
        <w:rPr>
          <w:rFonts w:ascii="华文中宋" w:eastAsia="华文中宋" w:hAnsi="华文中宋" w:cs="宋体" w:hint="eastAsia"/>
          <w:sz w:val="21"/>
          <w:szCs w:val="21"/>
          <w:lang w:eastAsia="zh-CN"/>
        </w:rPr>
        <w:t>算术</w:t>
      </w:r>
      <w:r w:rsidR="00707489" w:rsidRPr="00826B52">
        <w:rPr>
          <w:rFonts w:ascii="华文中宋" w:eastAsia="华文中宋" w:hAnsi="华文中宋" w:cs="宋体"/>
          <w:sz w:val="21"/>
          <w:szCs w:val="21"/>
          <w:lang w:eastAsia="zh-CN"/>
        </w:rPr>
        <w:t>运算，大幅地提升</w:t>
      </w:r>
      <w:r w:rsidR="00E0238F" w:rsidRPr="00826B52">
        <w:rPr>
          <w:rFonts w:ascii="华文中宋" w:eastAsia="华文中宋" w:hAnsi="华文中宋" w:cs="宋体"/>
          <w:sz w:val="21"/>
          <w:szCs w:val="21"/>
          <w:lang w:eastAsia="zh-CN"/>
        </w:rPr>
        <w:t>了</w:t>
      </w:r>
      <w:r w:rsidR="00707489" w:rsidRPr="00826B52">
        <w:rPr>
          <w:rFonts w:ascii="华文中宋" w:eastAsia="华文中宋" w:hAnsi="华文中宋" w:cs="宋体"/>
          <w:sz w:val="21"/>
          <w:szCs w:val="21"/>
          <w:lang w:eastAsia="zh-CN"/>
        </w:rPr>
        <w:t>速度。</w:t>
      </w:r>
    </w:p>
    <w:p w14:paraId="6C7D980A" w14:textId="7C3F7FF6" w:rsidR="00B05C47" w:rsidRPr="00E376F4" w:rsidRDefault="009E2CFA" w:rsidP="00EC79A8">
      <w:pPr>
        <w:pStyle w:val="Body"/>
        <w:numPr>
          <w:ilvl w:val="0"/>
          <w:numId w:val="7"/>
        </w:numPr>
        <w:jc w:val="both"/>
        <w:rPr>
          <w:rFonts w:ascii="华文中宋" w:eastAsia="华文中宋" w:hAnsi="华文中宋" w:cs="宋体"/>
          <w:color w:val="auto"/>
          <w:sz w:val="21"/>
          <w:szCs w:val="21"/>
          <w:bdr w:val="none" w:sz="0" w:space="0" w:color="auto"/>
          <w:lang w:eastAsia="zh-CN"/>
        </w:rPr>
      </w:pPr>
      <w:r w:rsidRPr="00E376F4">
        <w:rPr>
          <w:rFonts w:ascii="华文中宋" w:eastAsia="华文中宋" w:hAnsi="华文中宋" w:cs="宋体"/>
          <w:color w:val="auto"/>
          <w:sz w:val="21"/>
          <w:szCs w:val="21"/>
          <w:bdr w:val="none" w:sz="0" w:space="0" w:color="auto"/>
          <w:lang w:eastAsia="zh-CN"/>
        </w:rPr>
        <w:t>指令条件域</w:t>
      </w:r>
      <w:r w:rsidRPr="00E376F4">
        <w:rPr>
          <w:rFonts w:ascii="华文中宋" w:eastAsia="华文中宋" w:hAnsi="华文中宋" w:cs="宋体" w:hint="eastAsia"/>
          <w:color w:val="auto"/>
          <w:sz w:val="21"/>
          <w:szCs w:val="21"/>
          <w:bdr w:val="none" w:sz="0" w:space="0" w:color="auto"/>
          <w:lang w:eastAsia="zh-CN"/>
        </w:rPr>
        <w:t>检查</w:t>
      </w:r>
    </w:p>
    <w:p w14:paraId="290013AA" w14:textId="27399FFF" w:rsidR="005B3559" w:rsidRPr="00826B52" w:rsidRDefault="005B3559"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大部分</w:t>
      </w:r>
      <w:r w:rsidRPr="00755893">
        <w:rPr>
          <w:rFonts w:ascii="Times New Roman" w:eastAsia="华文中宋" w:hAnsi="Times New Roman" w:cs="Times New Roman"/>
          <w:sz w:val="21"/>
          <w:szCs w:val="21"/>
          <w:lang w:eastAsia="zh-CN"/>
        </w:rPr>
        <w:t>ARM</w:t>
      </w:r>
      <w:r w:rsidR="00BD706D" w:rsidRPr="00826B52">
        <w:rPr>
          <w:rFonts w:ascii="华文中宋" w:eastAsia="华文中宋" w:hAnsi="华文中宋" w:cs="宋体" w:hint="eastAsia"/>
          <w:sz w:val="21"/>
          <w:szCs w:val="21"/>
          <w:lang w:eastAsia="zh-CN"/>
        </w:rPr>
        <w:t>指令可以被</w:t>
      </w:r>
      <w:r w:rsidR="00BD706D" w:rsidRPr="00826B52">
        <w:rPr>
          <w:rFonts w:ascii="华文中宋" w:eastAsia="华文中宋" w:hAnsi="华文中宋" w:cs="宋体"/>
          <w:sz w:val="21"/>
          <w:szCs w:val="21"/>
          <w:lang w:eastAsia="zh-CN"/>
        </w:rPr>
        <w:t xml:space="preserve"> “</w:t>
      </w:r>
      <w:r w:rsidR="00BD706D" w:rsidRPr="00826B52">
        <w:rPr>
          <w:rFonts w:ascii="华文中宋" w:eastAsia="华文中宋" w:hAnsi="华文中宋" w:cs="宋体" w:hint="eastAsia"/>
          <w:sz w:val="21"/>
          <w:szCs w:val="21"/>
          <w:lang w:eastAsia="zh-CN"/>
        </w:rPr>
        <w:t>条件的</w:t>
      </w:r>
      <w:r w:rsidR="00BD706D" w:rsidRPr="00826B52">
        <w:rPr>
          <w:rFonts w:ascii="华文中宋" w:eastAsia="华文中宋" w:hAnsi="华文中宋" w:cs="宋体"/>
          <w:sz w:val="21"/>
          <w:szCs w:val="21"/>
          <w:lang w:eastAsia="zh-CN"/>
        </w:rPr>
        <w:t>”</w:t>
      </w:r>
      <w:r w:rsidR="00BD706D" w:rsidRPr="00826B52">
        <w:rPr>
          <w:rFonts w:ascii="华文中宋" w:eastAsia="华文中宋" w:hAnsi="华文中宋" w:cs="宋体" w:hint="eastAsia"/>
          <w:sz w:val="21"/>
          <w:szCs w:val="21"/>
          <w:lang w:eastAsia="zh-CN"/>
        </w:rPr>
        <w:t xml:space="preserve"> 执行</w:t>
      </w:r>
      <w:r w:rsidR="003739B4" w:rsidRPr="00826B52">
        <w:rPr>
          <w:rFonts w:ascii="华文中宋" w:eastAsia="华文中宋" w:hAnsi="华文中宋" w:cs="宋体"/>
          <w:sz w:val="21"/>
          <w:szCs w:val="21"/>
          <w:lang w:eastAsia="zh-CN"/>
        </w:rPr>
        <w:t>，这就意味着仅</w:t>
      </w:r>
      <w:r w:rsidR="003739B4" w:rsidRPr="00826B52">
        <w:rPr>
          <w:rFonts w:ascii="华文中宋" w:eastAsia="华文中宋" w:hAnsi="华文中宋" w:cs="宋体" w:hint="eastAsia"/>
          <w:sz w:val="21"/>
          <w:szCs w:val="21"/>
          <w:lang w:eastAsia="zh-CN"/>
        </w:rPr>
        <w:t>在</w:t>
      </w:r>
      <w:r w:rsidR="003739B4" w:rsidRPr="00826B52">
        <w:rPr>
          <w:rFonts w:ascii="华文中宋" w:eastAsia="华文中宋" w:hAnsi="华文中宋" w:cs="宋体"/>
          <w:sz w:val="21"/>
          <w:szCs w:val="21"/>
          <w:lang w:eastAsia="zh-CN"/>
        </w:rPr>
        <w:t>当前状态寄存器</w:t>
      </w:r>
      <w:r w:rsidRPr="00755893">
        <w:rPr>
          <w:rFonts w:ascii="Times New Roman" w:eastAsia="华文中宋" w:hAnsi="Times New Roman" w:cs="Times New Roman"/>
          <w:sz w:val="21"/>
          <w:szCs w:val="21"/>
          <w:lang w:eastAsia="zh-CN"/>
        </w:rPr>
        <w:t>CPSR</w:t>
      </w:r>
      <w:r w:rsidRPr="00826B52">
        <w:rPr>
          <w:rFonts w:ascii="华文中宋" w:eastAsia="华文中宋" w:hAnsi="华文中宋" w:cs="宋体"/>
          <w:sz w:val="21"/>
          <w:szCs w:val="21"/>
          <w:lang w:eastAsia="zh-CN"/>
        </w:rPr>
        <w:t>中的</w:t>
      </w:r>
      <w:r w:rsidRPr="00755893">
        <w:rPr>
          <w:rFonts w:ascii="Times New Roman" w:eastAsia="华文中宋" w:hAnsi="Times New Roman" w:cs="Times New Roman"/>
          <w:sz w:val="21"/>
          <w:szCs w:val="21"/>
          <w:lang w:eastAsia="zh-CN"/>
        </w:rPr>
        <w:t>NZCV</w:t>
      </w:r>
      <w:r w:rsidRPr="00826B52">
        <w:rPr>
          <w:rFonts w:ascii="华文中宋" w:eastAsia="华文中宋" w:hAnsi="华文中宋" w:cs="宋体"/>
          <w:sz w:val="21"/>
          <w:szCs w:val="21"/>
          <w:lang w:eastAsia="zh-CN"/>
        </w:rPr>
        <w:t>标志满足指令中指定的条件域时，</w:t>
      </w:r>
      <w:r w:rsidRPr="00826B52">
        <w:rPr>
          <w:rFonts w:ascii="华文中宋" w:eastAsia="华文中宋" w:hAnsi="华文中宋" w:cs="宋体" w:hint="eastAsia"/>
          <w:sz w:val="21"/>
          <w:szCs w:val="21"/>
          <w:lang w:eastAsia="zh-CN"/>
        </w:rPr>
        <w:t>该</w:t>
      </w:r>
      <w:r w:rsidRPr="00826B52">
        <w:rPr>
          <w:rFonts w:ascii="华文中宋" w:eastAsia="华文中宋" w:hAnsi="华文中宋" w:cs="宋体"/>
          <w:sz w:val="21"/>
          <w:szCs w:val="21"/>
          <w:lang w:eastAsia="zh-CN"/>
        </w:rPr>
        <w:t>条指令才能够对编程模型状态、内存以及协处理器产生正常</w:t>
      </w:r>
      <w:r w:rsidRPr="00826B52">
        <w:rPr>
          <w:rFonts w:ascii="华文中宋" w:eastAsia="华文中宋" w:hAnsi="华文中宋" w:cs="宋体" w:hint="eastAsia"/>
          <w:sz w:val="21"/>
          <w:szCs w:val="21"/>
          <w:lang w:eastAsia="zh-CN"/>
        </w:rPr>
        <w:t>的</w:t>
      </w:r>
      <w:r w:rsidRPr="00826B52">
        <w:rPr>
          <w:rFonts w:ascii="华文中宋" w:eastAsia="华文中宋" w:hAnsi="华文中宋" w:cs="宋体"/>
          <w:sz w:val="21"/>
          <w:szCs w:val="21"/>
          <w:lang w:eastAsia="zh-CN"/>
        </w:rPr>
        <w:t>影响。如果这些标志位不满足这个条件域，</w:t>
      </w:r>
      <w:r w:rsidRPr="00826B52">
        <w:rPr>
          <w:rFonts w:ascii="华文中宋" w:eastAsia="华文中宋" w:hAnsi="华文中宋" w:cs="宋体" w:hint="eastAsia"/>
          <w:sz w:val="21"/>
          <w:szCs w:val="21"/>
          <w:lang w:eastAsia="zh-CN"/>
        </w:rPr>
        <w:t>那么</w:t>
      </w:r>
      <w:r w:rsidRPr="00826B52">
        <w:rPr>
          <w:rFonts w:ascii="华文中宋" w:eastAsia="华文中宋" w:hAnsi="华文中宋" w:cs="宋体"/>
          <w:sz w:val="21"/>
          <w:szCs w:val="21"/>
          <w:lang w:eastAsia="zh-CN"/>
        </w:rPr>
        <w:t>，该条指令就被当作</w:t>
      </w:r>
      <w:r w:rsidRPr="00755893">
        <w:rPr>
          <w:rFonts w:ascii="Times New Roman" w:eastAsia="华文中宋" w:hAnsi="Times New Roman" w:cs="Times New Roman"/>
          <w:sz w:val="21"/>
          <w:szCs w:val="21"/>
          <w:lang w:eastAsia="zh-CN"/>
        </w:rPr>
        <w:t>NOP</w:t>
      </w:r>
      <w:r w:rsidRPr="00826B52">
        <w:rPr>
          <w:rFonts w:ascii="华文中宋" w:eastAsia="华文中宋" w:hAnsi="华文中宋" w:cs="宋体"/>
          <w:sz w:val="21"/>
          <w:szCs w:val="21"/>
          <w:lang w:eastAsia="zh-CN"/>
        </w:rPr>
        <w:t>处理</w:t>
      </w:r>
      <w:r w:rsidRPr="00826B52">
        <w:rPr>
          <w:rFonts w:ascii="华文中宋" w:eastAsia="华文中宋" w:hAnsi="华文中宋" w:cs="宋体" w:hint="eastAsia"/>
          <w:sz w:val="21"/>
          <w:szCs w:val="21"/>
          <w:lang w:eastAsia="zh-CN"/>
        </w:rPr>
        <w:t>——</w:t>
      </w:r>
      <w:r w:rsidRPr="00826B52">
        <w:rPr>
          <w:rFonts w:ascii="华文中宋" w:eastAsia="华文中宋" w:hAnsi="华文中宋" w:cs="宋体"/>
          <w:sz w:val="21"/>
          <w:szCs w:val="21"/>
          <w:lang w:eastAsia="zh-CN"/>
        </w:rPr>
        <w:t>像正常情况一样跳转到下一条指令执行，包含</w:t>
      </w:r>
      <w:r w:rsidRPr="00826B52">
        <w:rPr>
          <w:rFonts w:ascii="华文中宋" w:eastAsia="华文中宋" w:hAnsi="华文中宋" w:cs="宋体" w:hint="eastAsia"/>
          <w:sz w:val="21"/>
          <w:szCs w:val="21"/>
          <w:lang w:eastAsia="zh-CN"/>
        </w:rPr>
        <w:t>对</w:t>
      </w:r>
      <w:r w:rsidRPr="00826B52">
        <w:rPr>
          <w:rFonts w:ascii="华文中宋" w:eastAsia="华文中宋" w:hAnsi="华文中宋" w:cs="宋体"/>
          <w:sz w:val="21"/>
          <w:szCs w:val="21"/>
          <w:lang w:eastAsia="zh-CN"/>
        </w:rPr>
        <w:t>中断和放弃预取的检查而不产生任何其他效果</w:t>
      </w:r>
      <w:r w:rsidR="006E3D4E">
        <w:rPr>
          <w:rFonts w:ascii="华文中宋" w:eastAsia="华文中宋" w:hAnsi="华文中宋" w:cs="宋体"/>
          <w:sz w:val="21"/>
          <w:szCs w:val="21"/>
          <w:lang w:eastAsia="zh-CN"/>
        </w:rPr>
        <w:fldChar w:fldCharType="begin"/>
      </w:r>
      <w:r w:rsidR="006E3D4E">
        <w:rPr>
          <w:rFonts w:ascii="华文中宋" w:eastAsia="华文中宋" w:hAnsi="华文中宋" w:cs="宋体"/>
          <w:sz w:val="21"/>
          <w:szCs w:val="21"/>
          <w:lang w:eastAsia="zh-CN"/>
        </w:rPr>
        <w:instrText xml:space="preserve"> REF _Ref444940662 \r \h </w:instrText>
      </w:r>
      <w:r w:rsidR="006E3D4E">
        <w:rPr>
          <w:rFonts w:ascii="华文中宋" w:eastAsia="华文中宋" w:hAnsi="华文中宋" w:cs="宋体"/>
          <w:sz w:val="21"/>
          <w:szCs w:val="21"/>
          <w:lang w:eastAsia="zh-CN"/>
        </w:rPr>
      </w:r>
      <w:r w:rsidR="006E3D4E">
        <w:rPr>
          <w:rFonts w:ascii="华文中宋" w:eastAsia="华文中宋" w:hAnsi="华文中宋" w:cs="宋体"/>
          <w:sz w:val="21"/>
          <w:szCs w:val="21"/>
          <w:lang w:eastAsia="zh-CN"/>
        </w:rPr>
        <w:fldChar w:fldCharType="separate"/>
      </w:r>
      <w:r w:rsidR="006E3D4E">
        <w:rPr>
          <w:rFonts w:ascii="华文中宋" w:eastAsia="华文中宋" w:hAnsi="华文中宋" w:cs="宋体"/>
          <w:sz w:val="21"/>
          <w:szCs w:val="21"/>
          <w:lang w:eastAsia="zh-CN"/>
        </w:rPr>
        <w:t>[14]</w:t>
      </w:r>
      <w:r w:rsidR="006E3D4E">
        <w:rPr>
          <w:rFonts w:ascii="华文中宋" w:eastAsia="华文中宋" w:hAnsi="华文中宋" w:cs="宋体"/>
          <w:sz w:val="21"/>
          <w:szCs w:val="21"/>
          <w:lang w:eastAsia="zh-CN"/>
        </w:rPr>
        <w:fldChar w:fldCharType="end"/>
      </w:r>
      <w:r w:rsidRPr="00826B52">
        <w:rPr>
          <w:rFonts w:ascii="华文中宋" w:eastAsia="华文中宋" w:hAnsi="华文中宋" w:cs="宋体"/>
          <w:sz w:val="21"/>
          <w:szCs w:val="21"/>
          <w:lang w:eastAsia="zh-CN"/>
        </w:rPr>
        <w:t>。</w:t>
      </w:r>
    </w:p>
    <w:p w14:paraId="02FF1E94" w14:textId="669635BE" w:rsidR="005B3559" w:rsidRPr="00826B52" w:rsidRDefault="00754C44" w:rsidP="00826B52">
      <w:pPr>
        <w:spacing w:line="340" w:lineRule="atLeast"/>
        <w:ind w:firstLine="360"/>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如</w:t>
      </w:r>
      <w:r w:rsidR="00401013" w:rsidRPr="00826B52">
        <w:rPr>
          <w:rFonts w:ascii="华文中宋" w:eastAsia="华文中宋" w:hAnsi="华文中宋" w:cs="宋体"/>
          <w:sz w:val="21"/>
          <w:szCs w:val="21"/>
          <w:lang w:eastAsia="zh-CN"/>
        </w:rPr>
        <w:fldChar w:fldCharType="begin"/>
      </w:r>
      <w:r w:rsidR="00401013" w:rsidRPr="00826B52">
        <w:rPr>
          <w:rFonts w:ascii="华文中宋" w:eastAsia="华文中宋" w:hAnsi="华文中宋" w:cs="宋体"/>
          <w:sz w:val="21"/>
          <w:szCs w:val="21"/>
          <w:lang w:eastAsia="zh-CN"/>
        </w:rPr>
        <w:instrText xml:space="preserve"> REF _Ref444520794 \h  \* MERGEFORMAT </w:instrText>
      </w:r>
      <w:r w:rsidR="00401013" w:rsidRPr="00826B52">
        <w:rPr>
          <w:rFonts w:ascii="华文中宋" w:eastAsia="华文中宋" w:hAnsi="华文中宋" w:cs="宋体"/>
          <w:sz w:val="21"/>
          <w:szCs w:val="21"/>
          <w:lang w:eastAsia="zh-CN"/>
        </w:rPr>
      </w:r>
      <w:r w:rsidR="00401013" w:rsidRPr="00826B52">
        <w:rPr>
          <w:rFonts w:ascii="华文中宋" w:eastAsia="华文中宋" w:hAnsi="华文中宋" w:cs="宋体"/>
          <w:sz w:val="21"/>
          <w:szCs w:val="21"/>
          <w:lang w:eastAsia="zh-CN"/>
        </w:rPr>
        <w:fldChar w:fldCharType="separate"/>
      </w:r>
      <w:r w:rsidR="00710AA6" w:rsidRPr="00710AA6">
        <w:rPr>
          <w:rFonts w:ascii="华文中宋" w:eastAsia="华文中宋" w:hAnsi="华文中宋" w:cs="宋体"/>
          <w:sz w:val="21"/>
          <w:szCs w:val="21"/>
          <w:lang w:eastAsia="zh-CN"/>
        </w:rPr>
        <w:t>图 2</w:t>
      </w:r>
      <w:r w:rsidR="00401013" w:rsidRPr="00826B52">
        <w:rPr>
          <w:rFonts w:ascii="华文中宋" w:eastAsia="华文中宋" w:hAnsi="华文中宋" w:cs="宋体"/>
          <w:sz w:val="21"/>
          <w:szCs w:val="21"/>
          <w:lang w:eastAsia="zh-CN"/>
        </w:rPr>
        <w:fldChar w:fldCharType="end"/>
      </w:r>
      <w:r w:rsidR="005B3559" w:rsidRPr="00826B52">
        <w:rPr>
          <w:rFonts w:ascii="华文中宋" w:eastAsia="华文中宋" w:hAnsi="华文中宋" w:cs="宋体"/>
          <w:sz w:val="21"/>
          <w:szCs w:val="21"/>
          <w:lang w:eastAsia="zh-CN"/>
        </w:rPr>
        <w:t>所示</w:t>
      </w:r>
      <w:r w:rsidRPr="00826B52">
        <w:rPr>
          <w:rFonts w:ascii="华文中宋" w:eastAsia="华文中宋" w:hAnsi="华文中宋" w:cs="宋体"/>
          <w:sz w:val="21"/>
          <w:szCs w:val="21"/>
          <w:lang w:eastAsia="zh-CN"/>
        </w:rPr>
        <w:t>，</w:t>
      </w:r>
      <w:r w:rsidR="005B3559" w:rsidRPr="00826B52">
        <w:rPr>
          <w:rFonts w:ascii="华文中宋" w:eastAsia="华文中宋" w:hAnsi="华文中宋" w:cs="宋体"/>
          <w:sz w:val="21"/>
          <w:szCs w:val="21"/>
          <w:lang w:eastAsia="zh-CN"/>
        </w:rPr>
        <w:t>每条指令</w:t>
      </w:r>
      <w:r w:rsidR="005B3559" w:rsidRPr="00826B52">
        <w:rPr>
          <w:rFonts w:ascii="华文中宋" w:eastAsia="华文中宋" w:hAnsi="华文中宋" w:cs="宋体" w:hint="eastAsia"/>
          <w:sz w:val="21"/>
          <w:szCs w:val="21"/>
          <w:lang w:eastAsia="zh-CN"/>
        </w:rPr>
        <w:t>包含</w:t>
      </w:r>
      <w:r w:rsidR="005B3559" w:rsidRPr="00826B52">
        <w:rPr>
          <w:rFonts w:ascii="华文中宋" w:eastAsia="华文中宋" w:hAnsi="华文中宋" w:cs="宋体"/>
          <w:sz w:val="21"/>
          <w:szCs w:val="21"/>
          <w:lang w:eastAsia="zh-CN"/>
        </w:rPr>
        <w:t>一个4</w:t>
      </w:r>
      <w:r w:rsidR="005B3559" w:rsidRPr="00826B52">
        <w:rPr>
          <w:rFonts w:ascii="华文中宋" w:eastAsia="华文中宋" w:hAnsi="华文中宋" w:cs="宋体" w:hint="eastAsia"/>
          <w:sz w:val="21"/>
          <w:szCs w:val="21"/>
          <w:lang w:eastAsia="zh-CN"/>
        </w:rPr>
        <w:t>位</w:t>
      </w:r>
      <w:r w:rsidR="005B3559" w:rsidRPr="00826B52">
        <w:rPr>
          <w:rFonts w:ascii="华文中宋" w:eastAsia="华文中宋" w:hAnsi="华文中宋" w:cs="宋体"/>
          <w:sz w:val="21"/>
          <w:szCs w:val="21"/>
          <w:lang w:eastAsia="zh-CN"/>
        </w:rPr>
        <w:t>（指令的第</w:t>
      </w:r>
      <w:r w:rsidR="003739B4" w:rsidRPr="00826B52">
        <w:rPr>
          <w:rFonts w:ascii="华文中宋" w:eastAsia="华文中宋" w:hAnsi="华文中宋" w:cs="宋体"/>
          <w:sz w:val="21"/>
          <w:szCs w:val="21"/>
          <w:lang w:eastAsia="zh-CN"/>
        </w:rPr>
        <w:t>28</w:t>
      </w:r>
      <w:r w:rsidR="005B3559" w:rsidRPr="00826B52">
        <w:rPr>
          <w:rFonts w:ascii="华文中宋" w:eastAsia="华文中宋" w:hAnsi="华文中宋" w:cs="宋体" w:hint="eastAsia"/>
          <w:sz w:val="21"/>
          <w:szCs w:val="21"/>
          <w:lang w:eastAsia="zh-CN"/>
        </w:rPr>
        <w:t>至</w:t>
      </w:r>
      <w:r w:rsidR="003739B4" w:rsidRPr="00826B52">
        <w:rPr>
          <w:rFonts w:ascii="华文中宋" w:eastAsia="华文中宋" w:hAnsi="华文中宋" w:cs="宋体"/>
          <w:sz w:val="21"/>
          <w:szCs w:val="21"/>
          <w:lang w:eastAsia="zh-CN"/>
        </w:rPr>
        <w:t>31</w:t>
      </w:r>
      <w:r w:rsidR="005B3559" w:rsidRPr="00826B52">
        <w:rPr>
          <w:rFonts w:ascii="华文中宋" w:eastAsia="华文中宋" w:hAnsi="华文中宋" w:cs="宋体" w:hint="eastAsia"/>
          <w:sz w:val="21"/>
          <w:szCs w:val="21"/>
          <w:lang w:eastAsia="zh-CN"/>
        </w:rPr>
        <w:t>位</w:t>
      </w:r>
      <w:r w:rsidR="005B3559" w:rsidRPr="00826B52">
        <w:rPr>
          <w:rFonts w:ascii="华文中宋" w:eastAsia="华文中宋" w:hAnsi="华文中宋" w:cs="宋体"/>
          <w:sz w:val="21"/>
          <w:szCs w:val="21"/>
          <w:lang w:eastAsia="zh-CN"/>
        </w:rPr>
        <w:t>）的条件域：</w:t>
      </w:r>
    </w:p>
    <w:p w14:paraId="1BECEF80" w14:textId="77777777" w:rsidR="00902C1B" w:rsidRDefault="005B3559" w:rsidP="00902C1B">
      <w:pPr>
        <w:keepNext/>
        <w:jc w:val="right"/>
        <w:rPr>
          <w:lang w:eastAsia="zh-CN"/>
        </w:rPr>
      </w:pPr>
      <w:r w:rsidRPr="00013F21">
        <w:rPr>
          <w:rFonts w:ascii="宋体" w:eastAsia="宋体" w:hAnsi="宋体" w:hint="eastAsia"/>
          <w:noProof/>
          <w:sz w:val="21"/>
          <w:szCs w:val="21"/>
          <w:lang w:eastAsia="zh-CN"/>
        </w:rPr>
        <w:drawing>
          <wp:inline distT="0" distB="0" distL="0" distR="0" wp14:anchorId="0701C44E" wp14:editId="41705951">
            <wp:extent cx="2867660" cy="374650"/>
            <wp:effectExtent l="0" t="0" r="2540" b="6350"/>
            <wp:docPr id="6" name="Picture 6" descr="../Library/Containers/com.tencent.qq/Data/Library/Application%20Support/QQ/Users/412779785/QQ/Temp.db/C49F9365-98FD-4945-8247-50F315A80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tencent.qq/Data/Library/Application%20Support/QQ/Users/412779785/QQ/Temp.db/C49F9365-98FD-4945-8247-50F315A8028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1010" cy="420814"/>
                    </a:xfrm>
                    <a:prstGeom prst="rect">
                      <a:avLst/>
                    </a:prstGeom>
                    <a:noFill/>
                    <a:ln>
                      <a:noFill/>
                    </a:ln>
                  </pic:spPr>
                </pic:pic>
              </a:graphicData>
            </a:graphic>
          </wp:inline>
        </w:drawing>
      </w:r>
    </w:p>
    <w:p w14:paraId="260BFC21" w14:textId="65ACCA71" w:rsidR="00754C44" w:rsidRPr="002B766A" w:rsidRDefault="00902C1B" w:rsidP="00927A12">
      <w:pPr>
        <w:pStyle w:val="af6"/>
        <w:jc w:val="center"/>
        <w:rPr>
          <w:rFonts w:ascii="华文中宋" w:eastAsia="华文中宋" w:hAnsi="华文中宋"/>
          <w:b/>
          <w:i w:val="0"/>
          <w:color w:val="000000" w:themeColor="text1"/>
          <w:sz w:val="21"/>
          <w:szCs w:val="21"/>
          <w:lang w:eastAsia="zh-CN"/>
        </w:rPr>
      </w:pPr>
      <w:bookmarkStart w:id="84" w:name="_Ref444520794"/>
      <w:r w:rsidRPr="002B766A">
        <w:rPr>
          <w:rFonts w:ascii="华文中宋" w:eastAsia="华文中宋" w:hAnsi="华文中宋" w:cs="宋体"/>
          <w:b/>
          <w:i w:val="0"/>
          <w:color w:val="000000" w:themeColor="text1"/>
          <w:lang w:eastAsia="zh-CN"/>
        </w:rPr>
        <w:t>图</w:t>
      </w:r>
      <w:r w:rsidRPr="002B766A">
        <w:rPr>
          <w:rFonts w:ascii="华文中宋" w:eastAsia="华文中宋" w:hAnsi="华文中宋"/>
          <w:b/>
          <w:i w:val="0"/>
          <w:color w:val="000000" w:themeColor="text1"/>
          <w:lang w:eastAsia="zh-CN"/>
        </w:rPr>
        <w:t xml:space="preserve"> </w:t>
      </w:r>
      <w:r w:rsidRPr="002B766A">
        <w:rPr>
          <w:rFonts w:ascii="华文中宋" w:eastAsia="华文中宋" w:hAnsi="华文中宋"/>
          <w:b/>
          <w:i w:val="0"/>
          <w:color w:val="000000" w:themeColor="text1"/>
          <w:lang w:eastAsia="zh-CN"/>
        </w:rPr>
        <w:fldChar w:fldCharType="begin"/>
      </w:r>
      <w:r w:rsidRPr="002B766A">
        <w:rPr>
          <w:rFonts w:ascii="华文中宋" w:eastAsia="华文中宋" w:hAnsi="华文中宋"/>
          <w:b/>
          <w:i w:val="0"/>
          <w:color w:val="000000" w:themeColor="text1"/>
          <w:lang w:eastAsia="zh-CN"/>
        </w:rPr>
        <w:instrText xml:space="preserve"> SEQ </w:instrText>
      </w:r>
      <w:r w:rsidRPr="002B766A">
        <w:rPr>
          <w:rFonts w:ascii="华文中宋" w:eastAsia="华文中宋" w:hAnsi="华文中宋" w:cs="宋体"/>
          <w:b/>
          <w:i w:val="0"/>
          <w:color w:val="000000" w:themeColor="text1"/>
          <w:lang w:eastAsia="zh-CN"/>
        </w:rPr>
        <w:instrText>图</w:instrText>
      </w:r>
      <w:r w:rsidRPr="002B766A">
        <w:rPr>
          <w:rFonts w:ascii="华文中宋" w:eastAsia="华文中宋" w:hAnsi="华文中宋"/>
          <w:b/>
          <w:i w:val="0"/>
          <w:color w:val="000000" w:themeColor="text1"/>
          <w:lang w:eastAsia="zh-CN"/>
        </w:rPr>
        <w:instrText xml:space="preserve"> \* ARABIC </w:instrText>
      </w:r>
      <w:r w:rsidRPr="002B766A">
        <w:rPr>
          <w:rFonts w:ascii="华文中宋" w:eastAsia="华文中宋" w:hAnsi="华文中宋"/>
          <w:b/>
          <w:i w:val="0"/>
          <w:color w:val="000000" w:themeColor="text1"/>
          <w:lang w:eastAsia="zh-CN"/>
        </w:rPr>
        <w:fldChar w:fldCharType="separate"/>
      </w:r>
      <w:r w:rsidR="00EF70B0">
        <w:rPr>
          <w:rFonts w:ascii="华文中宋" w:eastAsia="华文中宋" w:hAnsi="华文中宋"/>
          <w:b/>
          <w:i w:val="0"/>
          <w:noProof/>
          <w:color w:val="000000" w:themeColor="text1"/>
          <w:lang w:eastAsia="zh-CN"/>
        </w:rPr>
        <w:t>2</w:t>
      </w:r>
      <w:r w:rsidRPr="002B766A">
        <w:rPr>
          <w:rFonts w:ascii="华文中宋" w:eastAsia="华文中宋" w:hAnsi="华文中宋"/>
          <w:b/>
          <w:i w:val="0"/>
          <w:color w:val="000000" w:themeColor="text1"/>
          <w:lang w:eastAsia="zh-CN"/>
        </w:rPr>
        <w:fldChar w:fldCharType="end"/>
      </w:r>
      <w:bookmarkEnd w:id="84"/>
      <w:r w:rsidRPr="002B766A">
        <w:rPr>
          <w:rFonts w:ascii="华文中宋" w:eastAsia="华文中宋" w:hAnsi="华文中宋" w:hint="eastAsia"/>
          <w:b/>
          <w:i w:val="0"/>
          <w:color w:val="000000" w:themeColor="text1"/>
          <w:lang w:eastAsia="zh-CN"/>
        </w:rPr>
        <w:t>指令条件域</w:t>
      </w:r>
    </w:p>
    <w:p w14:paraId="718ED3C1" w14:textId="7B5C3A50" w:rsidR="005B3559" w:rsidRDefault="005B3559" w:rsidP="00826B52">
      <w:pPr>
        <w:spacing w:line="340" w:lineRule="atLeast"/>
        <w:ind w:firstLine="360"/>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 xml:space="preserve">因而在指令译码阶段的最开始都会涉及到对 condition field </w:t>
      </w:r>
      <w:r w:rsidR="009C12E6" w:rsidRPr="00826B52">
        <w:rPr>
          <w:rFonts w:ascii="华文中宋" w:eastAsia="华文中宋" w:hAnsi="华文中宋" w:cs="宋体"/>
          <w:sz w:val="21"/>
          <w:szCs w:val="21"/>
          <w:lang w:eastAsia="zh-CN"/>
        </w:rPr>
        <w:t>的检查，如</w:t>
      </w:r>
      <w:r w:rsidR="009C12E6" w:rsidRPr="00826B52">
        <w:rPr>
          <w:rFonts w:ascii="华文中宋" w:eastAsia="华文中宋" w:hAnsi="华文中宋" w:cs="宋体"/>
          <w:sz w:val="21"/>
          <w:szCs w:val="21"/>
          <w:lang w:eastAsia="zh-CN"/>
        </w:rPr>
        <w:fldChar w:fldCharType="begin"/>
      </w:r>
      <w:r w:rsidR="009C12E6" w:rsidRPr="00826B52">
        <w:rPr>
          <w:rFonts w:ascii="华文中宋" w:eastAsia="华文中宋" w:hAnsi="华文中宋" w:cs="宋体"/>
          <w:sz w:val="21"/>
          <w:szCs w:val="21"/>
          <w:lang w:eastAsia="zh-CN"/>
        </w:rPr>
        <w:instrText xml:space="preserve"> REF _Ref444521234 \h </w:instrText>
      </w:r>
      <w:r w:rsidR="00826B52">
        <w:rPr>
          <w:rFonts w:ascii="华文中宋" w:eastAsia="华文中宋" w:hAnsi="华文中宋" w:cs="宋体"/>
          <w:sz w:val="21"/>
          <w:szCs w:val="21"/>
          <w:lang w:eastAsia="zh-CN"/>
        </w:rPr>
        <w:instrText xml:space="preserve"> \* MERGEFORMAT </w:instrText>
      </w:r>
      <w:r w:rsidR="009C12E6" w:rsidRPr="00826B52">
        <w:rPr>
          <w:rFonts w:ascii="华文中宋" w:eastAsia="华文中宋" w:hAnsi="华文中宋" w:cs="宋体"/>
          <w:sz w:val="21"/>
          <w:szCs w:val="21"/>
          <w:lang w:eastAsia="zh-CN"/>
        </w:rPr>
      </w:r>
      <w:r w:rsidR="009C12E6" w:rsidRPr="00826B52">
        <w:rPr>
          <w:rFonts w:ascii="华文中宋" w:eastAsia="华文中宋" w:hAnsi="华文中宋" w:cs="宋体"/>
          <w:sz w:val="21"/>
          <w:szCs w:val="21"/>
          <w:lang w:eastAsia="zh-CN"/>
        </w:rPr>
        <w:fldChar w:fldCharType="separate"/>
      </w:r>
      <w:r w:rsidR="00710AA6" w:rsidRPr="00710AA6">
        <w:rPr>
          <w:rFonts w:ascii="华文中宋" w:eastAsia="华文中宋" w:hAnsi="华文中宋" w:cs="宋体" w:hint="eastAsia"/>
          <w:sz w:val="21"/>
          <w:szCs w:val="21"/>
          <w:lang w:eastAsia="zh-CN"/>
        </w:rPr>
        <w:t>算法</w:t>
      </w:r>
      <w:r w:rsidR="00710AA6" w:rsidRPr="00710AA6">
        <w:rPr>
          <w:rFonts w:ascii="华文中宋" w:eastAsia="华文中宋" w:hAnsi="华文中宋" w:cs="宋体"/>
          <w:sz w:val="21"/>
          <w:szCs w:val="21"/>
          <w:lang w:eastAsia="zh-CN"/>
        </w:rPr>
        <w:t>3</w:t>
      </w:r>
      <w:r w:rsidR="009C12E6" w:rsidRPr="00826B52">
        <w:rPr>
          <w:rFonts w:ascii="华文中宋" w:eastAsia="华文中宋" w:hAnsi="华文中宋" w:cs="宋体"/>
          <w:sz w:val="21"/>
          <w:szCs w:val="21"/>
          <w:lang w:eastAsia="zh-CN"/>
        </w:rPr>
        <w:fldChar w:fldCharType="end"/>
      </w:r>
      <w:r w:rsidRPr="00826B52">
        <w:rPr>
          <w:rFonts w:ascii="华文中宋" w:eastAsia="华文中宋" w:hAnsi="华文中宋" w:cs="宋体"/>
          <w:sz w:val="21"/>
          <w:szCs w:val="21"/>
          <w:lang w:eastAsia="zh-CN"/>
        </w:rPr>
        <w:t>所示，原有的解决方案是通过对4</w:t>
      </w:r>
      <w:r w:rsidRPr="00826B52">
        <w:rPr>
          <w:rFonts w:ascii="华文中宋" w:eastAsia="华文中宋" w:hAnsi="华文中宋" w:cs="宋体" w:hint="eastAsia"/>
          <w:sz w:val="21"/>
          <w:szCs w:val="21"/>
          <w:lang w:eastAsia="zh-CN"/>
        </w:rPr>
        <w:t>位</w:t>
      </w:r>
      <w:r w:rsidRPr="00826B52">
        <w:rPr>
          <w:rFonts w:ascii="华文中宋" w:eastAsia="华文中宋" w:hAnsi="华文中宋" w:cs="宋体"/>
          <w:sz w:val="21"/>
          <w:szCs w:val="21"/>
          <w:lang w:eastAsia="zh-CN"/>
        </w:rPr>
        <w:t>条件域对应的16</w:t>
      </w:r>
      <w:r w:rsidRPr="00826B52">
        <w:rPr>
          <w:rFonts w:ascii="华文中宋" w:eastAsia="华文中宋" w:hAnsi="华文中宋" w:cs="宋体" w:hint="eastAsia"/>
          <w:sz w:val="21"/>
          <w:szCs w:val="21"/>
          <w:lang w:eastAsia="zh-CN"/>
        </w:rPr>
        <w:t>种取值使用</w:t>
      </w:r>
      <w:r w:rsidRPr="00826B52">
        <w:rPr>
          <w:rFonts w:ascii="华文中宋" w:eastAsia="华文中宋" w:hAnsi="华文中宋" w:cs="宋体"/>
          <w:sz w:val="21"/>
          <w:szCs w:val="21"/>
          <w:lang w:eastAsia="zh-CN"/>
        </w:rPr>
        <w:t>switch选择后进行针对性的计算，</w:t>
      </w:r>
      <w:r w:rsidRPr="00826B52">
        <w:rPr>
          <w:rFonts w:ascii="华文中宋" w:eastAsia="华文中宋" w:hAnsi="华文中宋" w:cs="宋体" w:hint="eastAsia"/>
          <w:sz w:val="21"/>
          <w:szCs w:val="21"/>
          <w:lang w:eastAsia="zh-CN"/>
        </w:rPr>
        <w:t>得到</w:t>
      </w:r>
      <w:r w:rsidRPr="00826B52">
        <w:rPr>
          <w:rFonts w:ascii="华文中宋" w:eastAsia="华文中宋" w:hAnsi="华文中宋" w:cs="宋体"/>
          <w:sz w:val="21"/>
          <w:szCs w:val="21"/>
          <w:lang w:eastAsia="zh-CN"/>
        </w:rPr>
        <w:t>对应的值。</w:t>
      </w:r>
    </w:p>
    <w:p w14:paraId="7FCC64BB" w14:textId="77777777" w:rsidR="0008397F" w:rsidRPr="00826B52" w:rsidRDefault="0008397F" w:rsidP="0008397F">
      <w:pPr>
        <w:spacing w:line="340" w:lineRule="atLeast"/>
        <w:ind w:firstLine="360"/>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这种方法的繁琐耗时之处在于：</w:t>
      </w:r>
    </w:p>
    <w:p w14:paraId="5F415E55" w14:textId="77777777" w:rsidR="0008397F" w:rsidRPr="003B4EC1" w:rsidRDefault="0008397F" w:rsidP="0008397F">
      <w:pPr>
        <w:pStyle w:val="a4"/>
        <w:numPr>
          <w:ilvl w:val="0"/>
          <w:numId w:val="14"/>
        </w:numPr>
        <w:spacing w:line="340" w:lineRule="atLeast"/>
        <w:jc w:val="both"/>
        <w:rPr>
          <w:rFonts w:ascii="华文中宋" w:eastAsia="华文中宋" w:hAnsi="华文中宋" w:cs="宋体"/>
          <w:sz w:val="21"/>
          <w:szCs w:val="21"/>
          <w:lang w:eastAsia="zh-CN"/>
        </w:rPr>
      </w:pPr>
      <w:r w:rsidRPr="003B4EC1">
        <w:rPr>
          <w:rFonts w:ascii="Times New Roman" w:eastAsia="华文中宋" w:hAnsi="Times New Roman" w:cs="Times New Roman" w:hint="eastAsia"/>
          <w:sz w:val="21"/>
          <w:szCs w:val="21"/>
          <w:lang w:eastAsia="zh-CN"/>
        </w:rPr>
        <w:t>s</w:t>
      </w:r>
      <w:r w:rsidRPr="003B4EC1">
        <w:rPr>
          <w:rFonts w:ascii="Times New Roman" w:eastAsia="华文中宋" w:hAnsi="Times New Roman" w:cs="Times New Roman"/>
          <w:sz w:val="21"/>
          <w:szCs w:val="21"/>
          <w:lang w:eastAsia="zh-CN"/>
        </w:rPr>
        <w:t xml:space="preserve">witch </w:t>
      </w:r>
      <w:r w:rsidRPr="003B4EC1">
        <w:rPr>
          <w:rFonts w:ascii="华文中宋" w:eastAsia="华文中宋" w:hAnsi="华文中宋" w:cs="宋体"/>
          <w:sz w:val="21"/>
          <w:szCs w:val="21"/>
          <w:lang w:eastAsia="zh-CN"/>
        </w:rPr>
        <w:t>语句的匹配</w:t>
      </w:r>
    </w:p>
    <w:p w14:paraId="69CCBB38" w14:textId="2ED8966B" w:rsidR="0008397F" w:rsidRPr="003B4EC1" w:rsidRDefault="0008397F" w:rsidP="0008397F">
      <w:pPr>
        <w:pStyle w:val="a4"/>
        <w:numPr>
          <w:ilvl w:val="0"/>
          <w:numId w:val="14"/>
        </w:numPr>
        <w:spacing w:line="340" w:lineRule="atLeast"/>
        <w:jc w:val="both"/>
        <w:rPr>
          <w:rFonts w:ascii="华文中宋" w:eastAsia="华文中宋" w:hAnsi="华文中宋" w:cs="宋体"/>
          <w:sz w:val="21"/>
          <w:szCs w:val="21"/>
          <w:lang w:eastAsia="zh-CN"/>
        </w:rPr>
      </w:pPr>
      <w:r w:rsidRPr="003B4EC1">
        <w:rPr>
          <w:rFonts w:ascii="华文中宋" w:eastAsia="华文中宋" w:hAnsi="华文中宋" w:cs="宋体"/>
          <w:sz w:val="21"/>
          <w:szCs w:val="21"/>
          <w:lang w:eastAsia="zh-CN"/>
        </w:rPr>
        <w:t xml:space="preserve">读取 </w:t>
      </w:r>
      <w:r w:rsidRPr="003B4EC1">
        <w:rPr>
          <w:rFonts w:ascii="Times New Roman" w:eastAsia="华文中宋" w:hAnsi="Times New Roman" w:cs="Times New Roman"/>
          <w:sz w:val="21"/>
          <w:szCs w:val="21"/>
          <w:lang w:eastAsia="zh-CN"/>
        </w:rPr>
        <w:t>PSR</w:t>
      </w:r>
      <w:r w:rsidRPr="003B4EC1">
        <w:rPr>
          <w:rFonts w:ascii="华文中宋" w:eastAsia="华文中宋" w:hAnsi="华文中宋" w:cs="宋体"/>
          <w:sz w:val="21"/>
          <w:szCs w:val="21"/>
          <w:lang w:eastAsia="zh-CN"/>
        </w:rPr>
        <w:t xml:space="preserve"> </w:t>
      </w:r>
      <w:r w:rsidR="00590E18">
        <w:rPr>
          <w:rFonts w:ascii="华文中宋" w:eastAsia="华文中宋" w:hAnsi="华文中宋" w:cs="宋体"/>
          <w:sz w:val="21"/>
          <w:szCs w:val="21"/>
          <w:lang w:eastAsia="zh-CN"/>
        </w:rPr>
        <w:t>寄存器</w:t>
      </w:r>
      <w:r w:rsidRPr="003B4EC1">
        <w:rPr>
          <w:rFonts w:ascii="华文中宋" w:eastAsia="华文中宋" w:hAnsi="华文中宋" w:cs="宋体"/>
          <w:sz w:val="21"/>
          <w:szCs w:val="21"/>
          <w:lang w:eastAsia="zh-CN"/>
        </w:rPr>
        <w:t>的每个状态标记位，</w:t>
      </w:r>
      <w:r w:rsidRPr="003B4EC1">
        <w:rPr>
          <w:rFonts w:ascii="华文中宋" w:eastAsia="华文中宋" w:hAnsi="华文中宋" w:cs="宋体" w:hint="eastAsia"/>
          <w:sz w:val="21"/>
          <w:szCs w:val="21"/>
          <w:lang w:eastAsia="zh-CN"/>
        </w:rPr>
        <w:t>并</w:t>
      </w:r>
      <w:r w:rsidRPr="003B4EC1">
        <w:rPr>
          <w:rFonts w:ascii="华文中宋" w:eastAsia="华文中宋" w:hAnsi="华文中宋" w:cs="宋体"/>
          <w:sz w:val="21"/>
          <w:szCs w:val="21"/>
          <w:lang w:eastAsia="zh-CN"/>
        </w:rPr>
        <w:t>进</w:t>
      </w:r>
      <w:r w:rsidRPr="003B4EC1">
        <w:rPr>
          <w:rFonts w:ascii="华文中宋" w:eastAsia="华文中宋" w:hAnsi="华文中宋" w:cs="宋体" w:hint="eastAsia"/>
          <w:sz w:val="21"/>
          <w:szCs w:val="21"/>
          <w:lang w:eastAsia="zh-CN"/>
        </w:rPr>
        <w:t>行</w:t>
      </w:r>
      <w:r w:rsidR="00046C35">
        <w:rPr>
          <w:rFonts w:ascii="华文中宋" w:eastAsia="华文中宋" w:hAnsi="华文中宋" w:cs="宋体"/>
          <w:sz w:val="21"/>
          <w:szCs w:val="21"/>
          <w:lang w:eastAsia="zh-CN"/>
        </w:rPr>
        <w:t>一些</w:t>
      </w:r>
      <w:r w:rsidRPr="003B4EC1">
        <w:rPr>
          <w:rFonts w:ascii="华文中宋" w:eastAsia="华文中宋" w:hAnsi="华文中宋" w:cs="宋体"/>
          <w:sz w:val="21"/>
          <w:szCs w:val="21"/>
          <w:lang w:eastAsia="zh-CN"/>
        </w:rPr>
        <w:t>逻辑运算</w:t>
      </w:r>
    </w:p>
    <w:p w14:paraId="6E37331A" w14:textId="77777777" w:rsidR="0008397F" w:rsidRPr="003B4EC1" w:rsidRDefault="0008397F" w:rsidP="0008397F">
      <w:pPr>
        <w:pStyle w:val="a4"/>
        <w:numPr>
          <w:ilvl w:val="0"/>
          <w:numId w:val="14"/>
        </w:numPr>
        <w:spacing w:line="340" w:lineRule="atLeast"/>
        <w:jc w:val="both"/>
        <w:rPr>
          <w:rFonts w:ascii="华文中宋" w:eastAsia="华文中宋" w:hAnsi="华文中宋" w:cs="宋体"/>
          <w:sz w:val="21"/>
          <w:szCs w:val="21"/>
          <w:lang w:eastAsia="zh-CN"/>
        </w:rPr>
      </w:pPr>
      <w:r w:rsidRPr="003B4EC1">
        <w:rPr>
          <w:rFonts w:ascii="华文中宋" w:eastAsia="华文中宋" w:hAnsi="华文中宋" w:cs="宋体"/>
          <w:sz w:val="21"/>
          <w:szCs w:val="21"/>
          <w:lang w:eastAsia="zh-CN"/>
        </w:rPr>
        <w:t>函数调用</w:t>
      </w:r>
    </w:p>
    <w:p w14:paraId="7C310652" w14:textId="77777777" w:rsidR="0008397F" w:rsidRPr="00826B52" w:rsidRDefault="0008397F" w:rsidP="00826B52">
      <w:pPr>
        <w:spacing w:line="340" w:lineRule="atLeast"/>
        <w:ind w:firstLine="360"/>
        <w:jc w:val="both"/>
        <w:rPr>
          <w:rFonts w:ascii="华文中宋" w:eastAsia="华文中宋" w:hAnsi="华文中宋" w:cs="宋体"/>
          <w:sz w:val="21"/>
          <w:szCs w:val="21"/>
          <w:lang w:eastAsia="zh-CN"/>
        </w:rPr>
      </w:pPr>
    </w:p>
    <w:p w14:paraId="5C43B7B6" w14:textId="77777777" w:rsidR="00B5109C" w:rsidRPr="00B84FF1" w:rsidRDefault="00B5109C" w:rsidP="00B84FF1">
      <w:pPr>
        <w:widowControl w:val="0"/>
        <w:autoSpaceDE w:val="0"/>
        <w:autoSpaceDN w:val="0"/>
        <w:adjustRightInd w:val="0"/>
        <w:jc w:val="both"/>
        <w:rPr>
          <w:rFonts w:ascii="宋体" w:eastAsia="宋体" w:hAnsi="宋体" w:cs="宋体"/>
          <w:sz w:val="20"/>
          <w:szCs w:val="21"/>
          <w:lang w:eastAsia="zh-CN"/>
        </w:rPr>
      </w:pPr>
    </w:p>
    <w:p w14:paraId="0F5E88E7" w14:textId="12428E14" w:rsidR="005B3559" w:rsidRPr="00532824" w:rsidRDefault="00851F92" w:rsidP="00851F92">
      <w:pPr>
        <w:widowControl w:val="0"/>
        <w:ind w:firstLineChars="150" w:firstLine="270"/>
        <w:jc w:val="center"/>
        <w:rPr>
          <w:rFonts w:ascii="华文中宋" w:eastAsia="华文中宋" w:hAnsi="华文中宋" w:cs="宋体"/>
          <w:b/>
          <w:sz w:val="18"/>
          <w:szCs w:val="21"/>
          <w:lang w:eastAsia="zh-CN"/>
        </w:rPr>
      </w:pPr>
      <w:bookmarkStart w:id="85" w:name="_Ref444521234"/>
      <w:r w:rsidRPr="00532824">
        <w:rPr>
          <w:rFonts w:ascii="华文中宋" w:eastAsia="华文中宋" w:hAnsi="华文中宋" w:cs="宋体" w:hint="eastAsia"/>
          <w:b/>
          <w:sz w:val="18"/>
          <w:szCs w:val="21"/>
          <w:lang w:eastAsia="zh-CN"/>
        </w:rPr>
        <w:t>算法</w:t>
      </w:r>
      <w:r w:rsidRPr="00532824">
        <w:rPr>
          <w:rFonts w:ascii="华文中宋" w:eastAsia="华文中宋" w:hAnsi="华文中宋" w:cs="宋体"/>
          <w:b/>
          <w:sz w:val="18"/>
          <w:szCs w:val="21"/>
          <w:lang w:eastAsia="zh-CN"/>
        </w:rPr>
        <w:fldChar w:fldCharType="begin"/>
      </w:r>
      <w:r w:rsidRPr="00532824">
        <w:rPr>
          <w:rFonts w:ascii="华文中宋" w:eastAsia="华文中宋" w:hAnsi="华文中宋" w:cs="宋体"/>
          <w:b/>
          <w:sz w:val="18"/>
          <w:szCs w:val="21"/>
          <w:lang w:eastAsia="zh-CN"/>
        </w:rPr>
        <w:instrText xml:space="preserve"> </w:instrText>
      </w:r>
      <w:r w:rsidRPr="00532824">
        <w:rPr>
          <w:rFonts w:ascii="华文中宋" w:eastAsia="华文中宋" w:hAnsi="华文中宋" w:cs="宋体" w:hint="eastAsia"/>
          <w:b/>
          <w:sz w:val="18"/>
          <w:szCs w:val="21"/>
          <w:lang w:eastAsia="zh-CN"/>
        </w:rPr>
        <w:instrText>SEQ 算法 \* ARABIC</w:instrText>
      </w:r>
      <w:r w:rsidRPr="00532824">
        <w:rPr>
          <w:rFonts w:ascii="华文中宋" w:eastAsia="华文中宋" w:hAnsi="华文中宋" w:cs="宋体"/>
          <w:b/>
          <w:sz w:val="18"/>
          <w:szCs w:val="21"/>
          <w:lang w:eastAsia="zh-CN"/>
        </w:rPr>
        <w:instrText xml:space="preserve"> </w:instrText>
      </w:r>
      <w:r w:rsidRPr="00532824">
        <w:rPr>
          <w:rFonts w:ascii="华文中宋" w:eastAsia="华文中宋" w:hAnsi="华文中宋" w:cs="宋体"/>
          <w:b/>
          <w:sz w:val="18"/>
          <w:szCs w:val="21"/>
          <w:lang w:eastAsia="zh-CN"/>
        </w:rPr>
        <w:fldChar w:fldCharType="separate"/>
      </w:r>
      <w:r w:rsidR="00710AA6">
        <w:rPr>
          <w:rFonts w:ascii="华文中宋" w:eastAsia="华文中宋" w:hAnsi="华文中宋" w:cs="宋体"/>
          <w:b/>
          <w:noProof/>
          <w:sz w:val="18"/>
          <w:szCs w:val="21"/>
          <w:lang w:eastAsia="zh-CN"/>
        </w:rPr>
        <w:t>3</w:t>
      </w:r>
      <w:r w:rsidRPr="00532824">
        <w:rPr>
          <w:rFonts w:ascii="华文中宋" w:eastAsia="华文中宋" w:hAnsi="华文中宋" w:cs="宋体"/>
          <w:b/>
          <w:sz w:val="18"/>
          <w:szCs w:val="21"/>
          <w:lang w:eastAsia="zh-CN"/>
        </w:rPr>
        <w:fldChar w:fldCharType="end"/>
      </w:r>
      <w:bookmarkEnd w:id="85"/>
      <w:r w:rsidRPr="00532824">
        <w:rPr>
          <w:rFonts w:ascii="华文中宋" w:eastAsia="华文中宋" w:hAnsi="华文中宋" w:cs="宋体" w:hint="eastAsia"/>
          <w:b/>
          <w:sz w:val="18"/>
          <w:szCs w:val="21"/>
          <w:lang w:eastAsia="zh-CN"/>
        </w:rPr>
        <w:t xml:space="preserve"> </w:t>
      </w:r>
      <w:r w:rsidR="005B3559" w:rsidRPr="00532824">
        <w:rPr>
          <w:rFonts w:ascii="Times New Roman" w:eastAsia="华文中宋" w:hAnsi="Times New Roman" w:cs="Times New Roman"/>
          <w:b/>
          <w:sz w:val="18"/>
          <w:szCs w:val="21"/>
          <w:lang w:eastAsia="zh-CN"/>
        </w:rPr>
        <w:t>md_cond_ok()</w:t>
      </w:r>
    </w:p>
    <w:tbl>
      <w:tblPr>
        <w:tblW w:w="0" w:type="auto"/>
        <w:tblInd w:w="250"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4070"/>
      </w:tblGrid>
      <w:tr w:rsidR="005B3559" w:rsidRPr="00C36228" w14:paraId="580C85AB" w14:textId="77777777" w:rsidTr="00F9056E">
        <w:trPr>
          <w:trHeight w:val="267"/>
        </w:trPr>
        <w:tc>
          <w:tcPr>
            <w:tcW w:w="4070" w:type="dxa"/>
            <w:tcBorders>
              <w:bottom w:val="single" w:sz="12" w:space="0" w:color="000000"/>
            </w:tcBorders>
            <w:shd w:val="clear" w:color="auto" w:fill="auto"/>
          </w:tcPr>
          <w:p w14:paraId="38B6CE13" w14:textId="77777777" w:rsidR="005B3559" w:rsidRPr="004A30FB" w:rsidRDefault="005B3559" w:rsidP="00F9056E">
            <w:pPr>
              <w:widowControl w:val="0"/>
              <w:jc w:val="both"/>
              <w:rPr>
                <w:rFonts w:ascii="宋体" w:eastAsia="宋体" w:hAnsi="宋体" w:cs="Times New Roman"/>
                <w:b/>
                <w:bCs/>
                <w:color w:val="000080"/>
                <w:kern w:val="2"/>
                <w:sz w:val="18"/>
                <w:szCs w:val="18"/>
                <w:lang w:eastAsia="zh-CN"/>
              </w:rPr>
            </w:pPr>
            <w:r w:rsidRPr="004A30FB">
              <w:rPr>
                <w:rFonts w:ascii="华文中宋" w:eastAsia="华文中宋" w:hAnsi="华文中宋" w:cs="宋体" w:hint="eastAsia"/>
                <w:sz w:val="18"/>
                <w:szCs w:val="21"/>
                <w:lang w:eastAsia="zh-CN"/>
              </w:rPr>
              <w:t>算法: 指令</w:t>
            </w:r>
            <w:r w:rsidRPr="004A30FB">
              <w:rPr>
                <w:rFonts w:ascii="华文中宋" w:eastAsia="华文中宋" w:hAnsi="华文中宋" w:cs="宋体"/>
                <w:sz w:val="18"/>
                <w:szCs w:val="21"/>
                <w:lang w:eastAsia="zh-CN"/>
              </w:rPr>
              <w:t>条件域</w:t>
            </w:r>
            <w:r w:rsidRPr="004A30FB">
              <w:rPr>
                <w:rFonts w:ascii="华文中宋" w:eastAsia="华文中宋" w:hAnsi="华文中宋" w:cs="宋体" w:hint="eastAsia"/>
                <w:sz w:val="18"/>
                <w:szCs w:val="21"/>
                <w:lang w:eastAsia="zh-CN"/>
              </w:rPr>
              <w:t>检测</w:t>
            </w:r>
          </w:p>
        </w:tc>
      </w:tr>
      <w:tr w:rsidR="005B3559" w:rsidRPr="00C306B7" w14:paraId="2DF15BCE" w14:textId="77777777" w:rsidTr="00F9056E">
        <w:tc>
          <w:tcPr>
            <w:tcW w:w="4070" w:type="dxa"/>
            <w:shd w:val="clear" w:color="auto" w:fill="auto"/>
          </w:tcPr>
          <w:p w14:paraId="7370D7FF" w14:textId="1060DD38" w:rsidR="005B3559" w:rsidRPr="004A30FB" w:rsidRDefault="005B3559" w:rsidP="00F9056E">
            <w:pPr>
              <w:widowControl w:val="0"/>
              <w:jc w:val="both"/>
              <w:rPr>
                <w:rFonts w:ascii="Times New Roman" w:eastAsia="华文中宋" w:hAnsi="Times New Roman" w:cs="Times New Roman"/>
                <w:sz w:val="18"/>
                <w:szCs w:val="21"/>
                <w:lang w:eastAsia="zh-CN"/>
              </w:rPr>
            </w:pPr>
            <w:r w:rsidRPr="004A30FB">
              <w:rPr>
                <w:rFonts w:ascii="华文中宋" w:eastAsia="华文中宋" w:hAnsi="华文中宋" w:cs="宋体" w:hint="eastAsia"/>
                <w:sz w:val="18"/>
                <w:szCs w:val="21"/>
                <w:lang w:eastAsia="zh-CN"/>
              </w:rPr>
              <w:t>输入</w:t>
            </w:r>
            <w:r w:rsidRPr="004A30FB">
              <w:rPr>
                <w:rFonts w:ascii="华文中宋" w:eastAsia="华文中宋" w:hAnsi="华文中宋" w:cs="宋体"/>
                <w:sz w:val="18"/>
                <w:szCs w:val="21"/>
                <w:lang w:eastAsia="zh-CN"/>
              </w:rPr>
              <w:t xml:space="preserve">: </w:t>
            </w:r>
            <w:r w:rsidRPr="004A30FB">
              <w:rPr>
                <w:rFonts w:ascii="华文中宋" w:eastAsia="华文中宋" w:hAnsi="华文中宋" w:cs="宋体"/>
                <w:sz w:val="18"/>
                <w:szCs w:val="21"/>
                <w:lang w:eastAsia="zh-CN"/>
              </w:rPr>
              <w:fldChar w:fldCharType="begin"/>
            </w:r>
            <w:r w:rsidRPr="004A30FB">
              <w:rPr>
                <w:rFonts w:ascii="华文中宋" w:eastAsia="华文中宋" w:hAnsi="华文中宋" w:cs="宋体"/>
                <w:sz w:val="18"/>
                <w:szCs w:val="21"/>
                <w:lang w:eastAsia="zh-CN"/>
              </w:rPr>
              <w:instrText xml:space="preserve"> </w:instrText>
            </w:r>
            <w:r w:rsidRPr="004A30FB">
              <w:rPr>
                <w:rFonts w:ascii="华文中宋" w:eastAsia="华文中宋" w:hAnsi="华文中宋" w:cs="宋体" w:hint="eastAsia"/>
                <w:sz w:val="18"/>
                <w:szCs w:val="21"/>
                <w:lang w:eastAsia="zh-CN"/>
              </w:rPr>
              <w:instrText>eq \o\ac(○,1)</w:instrText>
            </w:r>
            <w:r w:rsidRPr="004A30FB">
              <w:rPr>
                <w:rFonts w:ascii="华文中宋" w:eastAsia="华文中宋" w:hAnsi="华文中宋" w:cs="宋体"/>
                <w:sz w:val="18"/>
                <w:szCs w:val="21"/>
                <w:lang w:eastAsia="zh-CN"/>
              </w:rPr>
              <w:fldChar w:fldCharType="end"/>
            </w:r>
            <w:r w:rsidR="00C306B7" w:rsidRPr="004A30FB">
              <w:rPr>
                <w:rFonts w:ascii="华文中宋" w:eastAsia="华文中宋" w:hAnsi="华文中宋" w:cs="宋体"/>
                <w:sz w:val="18"/>
                <w:szCs w:val="21"/>
                <w:lang w:eastAsia="zh-CN"/>
              </w:rPr>
              <w:t>指令二进制码：</w:t>
            </w:r>
            <w:r w:rsidRPr="004A30FB">
              <w:rPr>
                <w:rFonts w:ascii="Times New Roman" w:eastAsia="华文中宋" w:hAnsi="Times New Roman" w:cs="Times New Roman"/>
                <w:sz w:val="18"/>
                <w:szCs w:val="21"/>
                <w:lang w:eastAsia="zh-CN"/>
              </w:rPr>
              <w:t>inst</w:t>
            </w:r>
          </w:p>
          <w:p w14:paraId="4B1B3A89" w14:textId="389537B0" w:rsidR="005B3559" w:rsidRPr="004A30FB" w:rsidRDefault="005B3559" w:rsidP="00F9056E">
            <w:pPr>
              <w:widowControl w:val="0"/>
              <w:jc w:val="both"/>
              <w:rPr>
                <w:rFonts w:ascii="华文中宋" w:eastAsia="华文中宋" w:hAnsi="华文中宋" w:cs="宋体"/>
                <w:sz w:val="18"/>
                <w:szCs w:val="21"/>
                <w:lang w:eastAsia="zh-CN"/>
              </w:rPr>
            </w:pPr>
            <w:r w:rsidRPr="004A30FB">
              <w:rPr>
                <w:rFonts w:ascii="华文中宋" w:eastAsia="华文中宋" w:hAnsi="华文中宋" w:cs="宋体"/>
                <w:sz w:val="18"/>
                <w:szCs w:val="21"/>
                <w:lang w:eastAsia="zh-CN"/>
              </w:rPr>
              <w:t xml:space="preserve">      </w:t>
            </w:r>
            <w:r w:rsidR="00532824" w:rsidRPr="004A30FB">
              <w:rPr>
                <w:rFonts w:ascii="华文中宋" w:eastAsia="华文中宋" w:hAnsi="华文中宋" w:cs="宋体"/>
                <w:sz w:val="18"/>
                <w:szCs w:val="21"/>
                <w:lang w:eastAsia="zh-CN"/>
              </w:rPr>
              <w:t xml:space="preserve">  </w:t>
            </w:r>
            <w:r w:rsidRPr="004A30FB">
              <w:rPr>
                <w:rFonts w:ascii="华文中宋" w:eastAsia="华文中宋" w:hAnsi="华文中宋" w:cs="宋体"/>
                <w:sz w:val="18"/>
                <w:szCs w:val="21"/>
                <w:lang w:eastAsia="zh-CN"/>
              </w:rPr>
              <w:fldChar w:fldCharType="begin"/>
            </w:r>
            <w:r w:rsidRPr="004A30FB">
              <w:rPr>
                <w:rFonts w:ascii="华文中宋" w:eastAsia="华文中宋" w:hAnsi="华文中宋" w:cs="宋体"/>
                <w:sz w:val="18"/>
                <w:szCs w:val="21"/>
                <w:lang w:eastAsia="zh-CN"/>
              </w:rPr>
              <w:instrText xml:space="preserve"> </w:instrText>
            </w:r>
            <w:r w:rsidRPr="004A30FB">
              <w:rPr>
                <w:rFonts w:ascii="华文中宋" w:eastAsia="华文中宋" w:hAnsi="华文中宋" w:cs="宋体" w:hint="eastAsia"/>
                <w:sz w:val="18"/>
                <w:szCs w:val="21"/>
                <w:lang w:eastAsia="zh-CN"/>
              </w:rPr>
              <w:instrText>eq \o\ac(○,2)</w:instrText>
            </w:r>
            <w:r w:rsidRPr="004A30FB">
              <w:rPr>
                <w:rFonts w:ascii="华文中宋" w:eastAsia="华文中宋" w:hAnsi="华文中宋" w:cs="宋体"/>
                <w:sz w:val="18"/>
                <w:szCs w:val="21"/>
                <w:lang w:eastAsia="zh-CN"/>
              </w:rPr>
              <w:fldChar w:fldCharType="end"/>
            </w:r>
            <w:r w:rsidRPr="004A30FB">
              <w:rPr>
                <w:rFonts w:ascii="华文中宋" w:eastAsia="华文中宋" w:hAnsi="华文中宋" w:cs="宋体"/>
                <w:sz w:val="18"/>
                <w:szCs w:val="21"/>
                <w:lang w:eastAsia="zh-CN"/>
              </w:rPr>
              <w:t>程序状态寄存器</w:t>
            </w:r>
            <w:r w:rsidR="00CE1AB5" w:rsidRPr="004A30FB">
              <w:rPr>
                <w:rFonts w:ascii="华文中宋" w:eastAsia="华文中宋" w:hAnsi="华文中宋" w:cs="宋体"/>
                <w:sz w:val="18"/>
                <w:szCs w:val="21"/>
                <w:lang w:eastAsia="zh-CN"/>
              </w:rPr>
              <w:t xml:space="preserve">: </w:t>
            </w:r>
            <w:r w:rsidR="00CE1AB5" w:rsidRPr="004A30FB">
              <w:rPr>
                <w:rFonts w:ascii="Times New Roman" w:eastAsia="华文中宋" w:hAnsi="Times New Roman" w:cs="Times New Roman"/>
                <w:sz w:val="18"/>
                <w:szCs w:val="21"/>
                <w:lang w:eastAsia="zh-CN"/>
              </w:rPr>
              <w:t>psr</w:t>
            </w:r>
          </w:p>
          <w:p w14:paraId="6EA17EFF" w14:textId="77777777" w:rsidR="005B3559" w:rsidRPr="004A30FB" w:rsidRDefault="005B3559" w:rsidP="00F9056E">
            <w:pPr>
              <w:widowControl w:val="0"/>
              <w:jc w:val="both"/>
              <w:rPr>
                <w:rFonts w:ascii="华文中宋" w:eastAsia="华文中宋" w:hAnsi="华文中宋" w:cs="宋体"/>
                <w:sz w:val="18"/>
                <w:szCs w:val="21"/>
                <w:lang w:eastAsia="zh-CN"/>
              </w:rPr>
            </w:pPr>
            <w:r w:rsidRPr="004A30FB">
              <w:rPr>
                <w:rFonts w:ascii="华文中宋" w:eastAsia="华文中宋" w:hAnsi="华文中宋" w:cs="宋体" w:hint="eastAsia"/>
                <w:sz w:val="18"/>
                <w:szCs w:val="21"/>
                <w:lang w:eastAsia="zh-CN"/>
              </w:rPr>
              <w:t>步骤：</w:t>
            </w:r>
          </w:p>
          <w:p w14:paraId="4491E5B0" w14:textId="77777777" w:rsidR="005B3559" w:rsidRPr="004A30FB" w:rsidRDefault="005B3559" w:rsidP="00F9056E">
            <w:pPr>
              <w:widowControl w:val="0"/>
              <w:jc w:val="both"/>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condition = ((inst &gt;&gt; 28) &amp; 0x0f);</w:t>
            </w:r>
          </w:p>
          <w:p w14:paraId="2C255DE4"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switch (condition) </w:t>
            </w:r>
          </w:p>
          <w:p w14:paraId="308FBC36"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w:t>
            </w:r>
          </w:p>
          <w:p w14:paraId="153428EE"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case COND_EQ:</w:t>
            </w:r>
          </w:p>
          <w:p w14:paraId="0D12E69D"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w:t>
            </w:r>
            <w:r w:rsidRPr="004A30FB">
              <w:rPr>
                <w:rFonts w:ascii="Times New Roman" w:eastAsia="华文中宋" w:hAnsi="Times New Roman" w:cs="Times New Roman"/>
                <w:sz w:val="18"/>
                <w:szCs w:val="21"/>
                <w:lang w:eastAsia="zh-CN"/>
              </w:rPr>
              <w:tab/>
              <w:t>res = _PSR_Z(psr);</w:t>
            </w:r>
          </w:p>
          <w:p w14:paraId="2925D8B2"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w:t>
            </w:r>
            <w:r w:rsidRPr="004A30FB">
              <w:rPr>
                <w:rFonts w:ascii="Times New Roman" w:eastAsia="华文中宋" w:hAnsi="Times New Roman" w:cs="Times New Roman"/>
                <w:sz w:val="18"/>
                <w:szCs w:val="21"/>
                <w:lang w:eastAsia="zh-CN"/>
              </w:rPr>
              <w:tab/>
              <w:t>break;</w:t>
            </w:r>
          </w:p>
          <w:p w14:paraId="2BF6FF54"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case ....</w:t>
            </w:r>
          </w:p>
          <w:p w14:paraId="3DAE0B1D"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w:t>
            </w:r>
            <w:r w:rsidRPr="004A30FB">
              <w:rPr>
                <w:rFonts w:ascii="Times New Roman" w:eastAsia="华文中宋" w:hAnsi="Times New Roman" w:cs="Times New Roman"/>
                <w:sz w:val="18"/>
                <w:szCs w:val="21"/>
                <w:lang w:eastAsia="zh-CN"/>
              </w:rPr>
              <w:tab/>
              <w:t xml:space="preserve"> .....</w:t>
            </w:r>
          </w:p>
          <w:p w14:paraId="58ED29F5"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lastRenderedPageBreak/>
              <w:t xml:space="preserve">    case COND_GT:</w:t>
            </w:r>
          </w:p>
          <w:p w14:paraId="00C0D897" w14:textId="77777777" w:rsid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w:t>
            </w:r>
            <w:r w:rsidRPr="004A30FB">
              <w:rPr>
                <w:rFonts w:ascii="Times New Roman" w:eastAsia="华文中宋" w:hAnsi="Times New Roman" w:cs="Times New Roman"/>
                <w:sz w:val="18"/>
                <w:szCs w:val="21"/>
                <w:lang w:eastAsia="zh-CN"/>
              </w:rPr>
              <w:tab/>
              <w:t>res = ((!_PSR_N(psr) &amp;&amp;</w:t>
            </w:r>
          </w:p>
          <w:p w14:paraId="1D6F6E5A" w14:textId="52D01B7E" w:rsidR="005B3559" w:rsidRPr="004A30FB" w:rsidRDefault="004A30FB" w:rsidP="00F9056E">
            <w:pPr>
              <w:widowControl w:val="0"/>
              <w:autoSpaceDE w:val="0"/>
              <w:autoSpaceDN w:val="0"/>
              <w:adjustRightInd w:val="0"/>
              <w:rPr>
                <w:rFonts w:ascii="Times New Roman" w:eastAsia="华文中宋" w:hAnsi="Times New Roman" w:cs="Times New Roman"/>
                <w:sz w:val="18"/>
                <w:szCs w:val="21"/>
                <w:lang w:eastAsia="zh-CN"/>
              </w:rPr>
            </w:pPr>
            <w:r>
              <w:rPr>
                <w:rFonts w:ascii="Times New Roman" w:eastAsia="华文中宋" w:hAnsi="Times New Roman" w:cs="Times New Roman"/>
                <w:sz w:val="18"/>
                <w:szCs w:val="21"/>
                <w:lang w:eastAsia="zh-CN"/>
              </w:rPr>
              <w:t xml:space="preserve">                          </w:t>
            </w:r>
            <w:r w:rsidR="00B0599A" w:rsidRPr="004A30FB">
              <w:rPr>
                <w:rFonts w:ascii="Times New Roman" w:eastAsia="华文中宋" w:hAnsi="Times New Roman" w:cs="Times New Roman"/>
                <w:sz w:val="18"/>
                <w:szCs w:val="21"/>
                <w:lang w:eastAsia="zh-CN"/>
              </w:rPr>
              <w:t xml:space="preserve"> </w:t>
            </w:r>
            <w:r w:rsidR="005B3559" w:rsidRPr="004A30FB">
              <w:rPr>
                <w:rFonts w:ascii="Times New Roman" w:eastAsia="华文中宋" w:hAnsi="Times New Roman" w:cs="Times New Roman"/>
                <w:sz w:val="18"/>
                <w:szCs w:val="21"/>
                <w:lang w:eastAsia="zh-CN"/>
              </w:rPr>
              <w:t>!_PSR_V(psr) &amp;&amp;</w:t>
            </w:r>
          </w:p>
          <w:p w14:paraId="56E93E12" w14:textId="18AF1F12" w:rsidR="005B3559" w:rsidRPr="004A30FB" w:rsidRDefault="00C306B7"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hint="eastAsia"/>
                <w:sz w:val="18"/>
                <w:szCs w:val="21"/>
                <w:lang w:eastAsia="zh-CN"/>
              </w:rPr>
              <w:t xml:space="preserve">              </w:t>
            </w:r>
            <w:r w:rsidR="00B0599A" w:rsidRPr="004A30FB">
              <w:rPr>
                <w:rFonts w:ascii="Times New Roman" w:eastAsia="华文中宋" w:hAnsi="Times New Roman" w:cs="Times New Roman"/>
                <w:sz w:val="18"/>
                <w:szCs w:val="21"/>
                <w:lang w:eastAsia="zh-CN"/>
              </w:rPr>
              <w:t xml:space="preserve">             </w:t>
            </w:r>
            <w:r w:rsidR="005B3559" w:rsidRPr="004A30FB">
              <w:rPr>
                <w:rFonts w:ascii="Times New Roman" w:eastAsia="华文中宋" w:hAnsi="Times New Roman" w:cs="Times New Roman"/>
                <w:sz w:val="18"/>
                <w:szCs w:val="21"/>
                <w:lang w:eastAsia="zh-CN"/>
              </w:rPr>
              <w:t>!_PSR_Z(psr))</w:t>
            </w:r>
            <w:r w:rsidR="005B3559" w:rsidRPr="004A30FB">
              <w:rPr>
                <w:rFonts w:ascii="Times New Roman" w:eastAsia="华文中宋" w:hAnsi="Times New Roman" w:cs="Times New Roman" w:hint="eastAsia"/>
                <w:sz w:val="18"/>
                <w:szCs w:val="21"/>
                <w:lang w:eastAsia="zh-CN"/>
              </w:rPr>
              <w:t xml:space="preserve"> </w:t>
            </w:r>
            <w:r w:rsidR="005B3559" w:rsidRPr="004A30FB">
              <w:rPr>
                <w:rFonts w:ascii="Times New Roman" w:eastAsia="华文中宋" w:hAnsi="Times New Roman" w:cs="Times New Roman"/>
                <w:sz w:val="18"/>
                <w:szCs w:val="21"/>
                <w:lang w:eastAsia="zh-CN"/>
              </w:rPr>
              <w:t>|| (_PSR_N(psr) &amp;&amp;</w:t>
            </w:r>
          </w:p>
          <w:p w14:paraId="4CFF2E67" w14:textId="1B721A79" w:rsidR="005B3559" w:rsidRPr="004A30FB" w:rsidRDefault="00C306B7"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hint="eastAsia"/>
                <w:sz w:val="18"/>
                <w:szCs w:val="21"/>
                <w:lang w:eastAsia="zh-CN"/>
              </w:rPr>
              <w:t xml:space="preserve">             </w:t>
            </w:r>
            <w:r w:rsidR="00B0599A" w:rsidRPr="004A30FB">
              <w:rPr>
                <w:rFonts w:ascii="Times New Roman" w:eastAsia="华文中宋" w:hAnsi="Times New Roman" w:cs="Times New Roman"/>
                <w:sz w:val="18"/>
                <w:szCs w:val="21"/>
                <w:lang w:eastAsia="zh-CN"/>
              </w:rPr>
              <w:t xml:space="preserve">      </w:t>
            </w:r>
            <w:r w:rsidRPr="004A30FB">
              <w:rPr>
                <w:rFonts w:ascii="Times New Roman" w:eastAsia="华文中宋" w:hAnsi="Times New Roman" w:cs="Times New Roman" w:hint="eastAsia"/>
                <w:sz w:val="18"/>
                <w:szCs w:val="21"/>
                <w:lang w:eastAsia="zh-CN"/>
              </w:rPr>
              <w:t xml:space="preserve"> </w:t>
            </w:r>
            <w:r w:rsidR="00B0599A" w:rsidRPr="004A30FB">
              <w:rPr>
                <w:rFonts w:ascii="Times New Roman" w:eastAsia="华文中宋" w:hAnsi="Times New Roman" w:cs="Times New Roman"/>
                <w:sz w:val="18"/>
                <w:szCs w:val="21"/>
                <w:lang w:eastAsia="zh-CN"/>
              </w:rPr>
              <w:t xml:space="preserve">       </w:t>
            </w:r>
            <w:r w:rsidR="005B3559" w:rsidRPr="004A30FB">
              <w:rPr>
                <w:rFonts w:ascii="Times New Roman" w:eastAsia="华文中宋" w:hAnsi="Times New Roman" w:cs="Times New Roman"/>
                <w:sz w:val="18"/>
                <w:szCs w:val="21"/>
                <w:lang w:eastAsia="zh-CN"/>
              </w:rPr>
              <w:t>_PSR_V(psr) &amp;&amp; !_PSR_Z(psr)));</w:t>
            </w:r>
          </w:p>
          <w:p w14:paraId="74A3F48A"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w:t>
            </w:r>
            <w:r w:rsidRPr="004A30FB">
              <w:rPr>
                <w:rFonts w:ascii="Times New Roman" w:eastAsia="华文中宋" w:hAnsi="Times New Roman" w:cs="Times New Roman"/>
                <w:sz w:val="18"/>
                <w:szCs w:val="21"/>
                <w:lang w:eastAsia="zh-CN"/>
              </w:rPr>
              <w:tab/>
              <w:t>break;</w:t>
            </w:r>
          </w:p>
          <w:p w14:paraId="50E94B24"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case COND_LE:</w:t>
            </w:r>
          </w:p>
          <w:p w14:paraId="20F48B68" w14:textId="3B2B896F" w:rsidR="005B3559" w:rsidRPr="004A30FB" w:rsidRDefault="005B3559" w:rsidP="00B0599A">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w:t>
            </w:r>
            <w:r w:rsidRPr="004A30FB">
              <w:rPr>
                <w:rFonts w:ascii="Times New Roman" w:eastAsia="华文中宋" w:hAnsi="Times New Roman" w:cs="Times New Roman"/>
                <w:sz w:val="18"/>
                <w:szCs w:val="21"/>
                <w:lang w:eastAsia="zh-CN"/>
              </w:rPr>
              <w:tab/>
              <w:t>res = ((_PSR_N(psr) &amp;&amp;</w:t>
            </w:r>
            <w:r w:rsidR="00B0599A" w:rsidRPr="004A30FB">
              <w:rPr>
                <w:rFonts w:ascii="Times New Roman" w:eastAsia="华文中宋" w:hAnsi="Times New Roman" w:cs="Times New Roman"/>
                <w:sz w:val="18"/>
                <w:szCs w:val="21"/>
                <w:lang w:eastAsia="zh-CN"/>
              </w:rPr>
              <w:t xml:space="preserve"> </w:t>
            </w:r>
            <w:r w:rsidRPr="004A30FB">
              <w:rPr>
                <w:rFonts w:ascii="Times New Roman" w:eastAsia="华文中宋" w:hAnsi="Times New Roman" w:cs="Times New Roman"/>
                <w:sz w:val="18"/>
                <w:szCs w:val="21"/>
                <w:lang w:eastAsia="zh-CN"/>
              </w:rPr>
              <w:t>!_PSR_V(psr))</w:t>
            </w:r>
            <w:r w:rsidRPr="004A30FB">
              <w:rPr>
                <w:rFonts w:ascii="Times New Roman" w:eastAsia="华文中宋" w:hAnsi="Times New Roman" w:cs="Times New Roman" w:hint="eastAsia"/>
                <w:sz w:val="18"/>
                <w:szCs w:val="21"/>
                <w:lang w:eastAsia="zh-CN"/>
              </w:rPr>
              <w:t xml:space="preserve"> </w:t>
            </w:r>
            <w:r w:rsidRPr="004A30FB">
              <w:rPr>
                <w:rFonts w:ascii="Times New Roman" w:eastAsia="华文中宋" w:hAnsi="Times New Roman" w:cs="Times New Roman"/>
                <w:sz w:val="18"/>
                <w:szCs w:val="21"/>
                <w:lang w:eastAsia="zh-CN"/>
              </w:rPr>
              <w:t xml:space="preserve">|| </w:t>
            </w:r>
          </w:p>
          <w:p w14:paraId="012B37DD" w14:textId="20AC458E" w:rsidR="00C306B7" w:rsidRPr="004A30FB" w:rsidRDefault="005B3559" w:rsidP="00C306B7">
            <w:pPr>
              <w:widowControl w:val="0"/>
              <w:autoSpaceDE w:val="0"/>
              <w:autoSpaceDN w:val="0"/>
              <w:adjustRightInd w:val="0"/>
              <w:ind w:firstLine="116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(!_PSR_N(psr) &amp;&amp; </w:t>
            </w:r>
          </w:p>
          <w:p w14:paraId="49995DB4" w14:textId="2B4E3F37" w:rsidR="005B3559" w:rsidRPr="004A30FB" w:rsidRDefault="005B3559" w:rsidP="00C306B7">
            <w:pPr>
              <w:widowControl w:val="0"/>
              <w:autoSpaceDE w:val="0"/>
              <w:autoSpaceDN w:val="0"/>
              <w:adjustRightInd w:val="0"/>
              <w:ind w:firstLine="116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_PSR_V(psr))</w:t>
            </w:r>
            <w:r w:rsidRPr="004A30FB">
              <w:rPr>
                <w:rFonts w:ascii="Times New Roman" w:eastAsia="华文中宋" w:hAnsi="Times New Roman" w:cs="Times New Roman" w:hint="eastAsia"/>
                <w:sz w:val="18"/>
                <w:szCs w:val="21"/>
                <w:lang w:eastAsia="zh-CN"/>
              </w:rPr>
              <w:t xml:space="preserve"> </w:t>
            </w:r>
            <w:r w:rsidRPr="004A30FB">
              <w:rPr>
                <w:rFonts w:ascii="Times New Roman" w:eastAsia="华文中宋" w:hAnsi="Times New Roman" w:cs="Times New Roman"/>
                <w:sz w:val="18"/>
                <w:szCs w:val="21"/>
                <w:lang w:eastAsia="zh-CN"/>
              </w:rPr>
              <w:t>||</w:t>
            </w:r>
            <w:r w:rsidR="00C306B7" w:rsidRPr="004A30FB">
              <w:rPr>
                <w:rFonts w:ascii="Times New Roman" w:eastAsia="华文中宋" w:hAnsi="Times New Roman" w:cs="Times New Roman"/>
                <w:sz w:val="18"/>
                <w:szCs w:val="21"/>
                <w:lang w:eastAsia="zh-CN"/>
              </w:rPr>
              <w:t xml:space="preserve"> </w:t>
            </w:r>
            <w:r w:rsidRPr="004A30FB">
              <w:rPr>
                <w:rFonts w:ascii="Times New Roman" w:eastAsia="华文中宋" w:hAnsi="Times New Roman" w:cs="Times New Roman"/>
                <w:sz w:val="18"/>
                <w:szCs w:val="21"/>
                <w:lang w:eastAsia="zh-CN"/>
              </w:rPr>
              <w:t>_PSR_Z(psr));</w:t>
            </w:r>
          </w:p>
          <w:p w14:paraId="1BACADB1" w14:textId="55554873"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w:t>
            </w:r>
            <w:r w:rsidR="00C306B7" w:rsidRPr="004A30FB">
              <w:rPr>
                <w:rFonts w:ascii="Times New Roman" w:eastAsia="华文中宋" w:hAnsi="Times New Roman" w:cs="Times New Roman"/>
                <w:sz w:val="18"/>
                <w:szCs w:val="21"/>
                <w:lang w:eastAsia="zh-CN"/>
              </w:rPr>
              <w:tab/>
            </w:r>
            <w:r w:rsidRPr="004A30FB">
              <w:rPr>
                <w:rFonts w:ascii="Times New Roman" w:eastAsia="华文中宋" w:hAnsi="Times New Roman" w:cs="Times New Roman"/>
                <w:sz w:val="18"/>
                <w:szCs w:val="21"/>
                <w:lang w:eastAsia="zh-CN"/>
              </w:rPr>
              <w:t>break;</w:t>
            </w:r>
          </w:p>
          <w:p w14:paraId="4A9016F9"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case COND_AL:</w:t>
            </w:r>
          </w:p>
          <w:p w14:paraId="14CE26BA"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w:t>
            </w:r>
            <w:r w:rsidRPr="004A30FB">
              <w:rPr>
                <w:rFonts w:ascii="Times New Roman" w:eastAsia="华文中宋" w:hAnsi="Times New Roman" w:cs="Times New Roman"/>
                <w:sz w:val="18"/>
                <w:szCs w:val="21"/>
                <w:lang w:eastAsia="zh-CN"/>
              </w:rPr>
              <w:tab/>
              <w:t>res = TRUE;</w:t>
            </w:r>
          </w:p>
          <w:p w14:paraId="43B05FFF"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w:t>
            </w:r>
            <w:r w:rsidRPr="004A30FB">
              <w:rPr>
                <w:rFonts w:ascii="Times New Roman" w:eastAsia="华文中宋" w:hAnsi="Times New Roman" w:cs="Times New Roman"/>
                <w:sz w:val="18"/>
                <w:szCs w:val="21"/>
                <w:lang w:eastAsia="zh-CN"/>
              </w:rPr>
              <w:tab/>
              <w:t>break;</w:t>
            </w:r>
          </w:p>
          <w:p w14:paraId="605F9CD7"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case COND_NV:</w:t>
            </w:r>
          </w:p>
          <w:p w14:paraId="4F10D0D3"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w:t>
            </w:r>
            <w:r w:rsidRPr="004A30FB">
              <w:rPr>
                <w:rFonts w:ascii="Times New Roman" w:eastAsia="华文中宋" w:hAnsi="Times New Roman" w:cs="Times New Roman"/>
                <w:sz w:val="18"/>
                <w:szCs w:val="21"/>
                <w:lang w:eastAsia="zh-CN"/>
              </w:rPr>
              <w:tab/>
              <w:t>res = FALSE;</w:t>
            </w:r>
          </w:p>
          <w:p w14:paraId="53281DFF"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w:t>
            </w:r>
            <w:r w:rsidRPr="004A30FB">
              <w:rPr>
                <w:rFonts w:ascii="Times New Roman" w:eastAsia="华文中宋" w:hAnsi="Times New Roman" w:cs="Times New Roman"/>
                <w:sz w:val="18"/>
                <w:szCs w:val="21"/>
                <w:lang w:eastAsia="zh-CN"/>
              </w:rPr>
              <w:tab/>
              <w:t>break;</w:t>
            </w:r>
          </w:p>
          <w:p w14:paraId="45139654"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default:</w:t>
            </w:r>
          </w:p>
          <w:p w14:paraId="1B7AF46D"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w:t>
            </w:r>
            <w:r w:rsidRPr="004A30FB">
              <w:rPr>
                <w:rFonts w:ascii="Times New Roman" w:eastAsia="华文中宋" w:hAnsi="Times New Roman" w:cs="Times New Roman"/>
                <w:sz w:val="18"/>
                <w:szCs w:val="21"/>
                <w:lang w:eastAsia="zh-CN"/>
              </w:rPr>
              <w:tab/>
              <w:t>panic ("bogus predicate condition");</w:t>
            </w:r>
          </w:p>
          <w:p w14:paraId="56FFC041" w14:textId="77777777" w:rsidR="005B3559" w:rsidRPr="004A30FB" w:rsidRDefault="005B3559" w:rsidP="00F9056E">
            <w:pPr>
              <w:widowControl w:val="0"/>
              <w:autoSpaceDE w:val="0"/>
              <w:autoSpaceDN w:val="0"/>
              <w:adjustRightInd w:val="0"/>
              <w:rPr>
                <w:rFonts w:ascii="Times New Roman" w:eastAsia="华文中宋" w:hAnsi="Times New Roman" w:cs="Times New Roman"/>
                <w:sz w:val="18"/>
                <w:szCs w:val="21"/>
                <w:lang w:eastAsia="zh-CN"/>
              </w:rPr>
            </w:pPr>
            <w:r w:rsidRPr="004A30FB">
              <w:rPr>
                <w:rFonts w:ascii="Times New Roman" w:eastAsia="华文中宋" w:hAnsi="Times New Roman" w:cs="Times New Roman"/>
                <w:sz w:val="18"/>
                <w:szCs w:val="21"/>
                <w:lang w:eastAsia="zh-CN"/>
              </w:rPr>
              <w:t xml:space="preserve"> }</w:t>
            </w:r>
          </w:p>
          <w:p w14:paraId="2C7F6278" w14:textId="77777777" w:rsidR="005B3559" w:rsidRPr="004A30FB" w:rsidRDefault="005B3559" w:rsidP="00F9056E">
            <w:pPr>
              <w:widowControl w:val="0"/>
              <w:jc w:val="both"/>
              <w:rPr>
                <w:rFonts w:ascii="华文中宋" w:eastAsia="华文中宋" w:hAnsi="华文中宋" w:cs="宋体"/>
                <w:sz w:val="18"/>
                <w:szCs w:val="21"/>
                <w:lang w:eastAsia="zh-CN"/>
              </w:rPr>
            </w:pPr>
            <w:r w:rsidRPr="004A30FB">
              <w:rPr>
                <w:rFonts w:ascii="华文中宋" w:eastAsia="华文中宋" w:hAnsi="华文中宋" w:cs="宋体" w:hint="eastAsia"/>
                <w:sz w:val="18"/>
                <w:szCs w:val="21"/>
                <w:lang w:eastAsia="zh-CN"/>
              </w:rPr>
              <w:t>输出：表征</w:t>
            </w:r>
            <w:r w:rsidRPr="004A30FB">
              <w:rPr>
                <w:rFonts w:ascii="华文中宋" w:eastAsia="华文中宋" w:hAnsi="华文中宋" w:cs="宋体"/>
                <w:sz w:val="18"/>
                <w:szCs w:val="21"/>
                <w:lang w:eastAsia="zh-CN"/>
              </w:rPr>
              <w:t>该指令是否被执行的标志</w:t>
            </w:r>
            <w:r w:rsidRPr="004A30FB">
              <w:rPr>
                <w:rFonts w:ascii="Times New Roman" w:eastAsia="华文中宋" w:hAnsi="Times New Roman" w:cs="Times New Roman"/>
                <w:sz w:val="18"/>
                <w:szCs w:val="21"/>
                <w:lang w:eastAsia="zh-CN"/>
              </w:rPr>
              <w:t>res</w:t>
            </w:r>
          </w:p>
        </w:tc>
      </w:tr>
    </w:tbl>
    <w:p w14:paraId="1F5BA8E2" w14:textId="77777777" w:rsidR="005B3559" w:rsidRPr="0076688F" w:rsidRDefault="005B3559" w:rsidP="005B3559">
      <w:pPr>
        <w:widowControl w:val="0"/>
        <w:autoSpaceDE w:val="0"/>
        <w:autoSpaceDN w:val="0"/>
        <w:adjustRightInd w:val="0"/>
        <w:jc w:val="both"/>
        <w:rPr>
          <w:rFonts w:ascii="宋体" w:eastAsia="宋体" w:hAnsi="宋体"/>
          <w:sz w:val="20"/>
          <w:szCs w:val="21"/>
          <w:lang w:eastAsia="zh-CN"/>
        </w:rPr>
      </w:pPr>
    </w:p>
    <w:p w14:paraId="27769493" w14:textId="7A6376AF" w:rsidR="00A21A1A" w:rsidRPr="00826B52" w:rsidRDefault="00A21A1A" w:rsidP="00826B52">
      <w:pPr>
        <w:spacing w:line="340" w:lineRule="atLeast"/>
        <w:ind w:firstLine="360"/>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采</w:t>
      </w:r>
      <w:r w:rsidRPr="00826B52">
        <w:rPr>
          <w:rFonts w:ascii="华文中宋" w:eastAsia="华文中宋" w:hAnsi="华文中宋" w:cs="宋体" w:hint="eastAsia"/>
          <w:sz w:val="21"/>
          <w:szCs w:val="21"/>
          <w:lang w:eastAsia="zh-CN"/>
        </w:rPr>
        <w:t>用</w:t>
      </w:r>
      <w:r w:rsidRPr="00826B52">
        <w:rPr>
          <w:rFonts w:ascii="华文中宋" w:eastAsia="华文中宋" w:hAnsi="华文中宋" w:cs="宋体"/>
          <w:sz w:val="21"/>
          <w:szCs w:val="21"/>
          <w:lang w:eastAsia="zh-CN"/>
        </w:rPr>
        <w:t>查找表的加速方案</w:t>
      </w:r>
      <w:r w:rsidR="00E32350" w:rsidRPr="00826B52">
        <w:rPr>
          <w:rFonts w:ascii="华文中宋" w:eastAsia="华文中宋" w:hAnsi="华文中宋" w:cs="宋体" w:hint="eastAsia"/>
          <w:sz w:val="21"/>
          <w:szCs w:val="21"/>
          <w:lang w:eastAsia="zh-CN"/>
        </w:rPr>
        <w:t>加速</w:t>
      </w:r>
      <w:r w:rsidR="00E32350" w:rsidRPr="00826B52">
        <w:rPr>
          <w:rFonts w:ascii="华文中宋" w:eastAsia="华文中宋" w:hAnsi="华文中宋" w:cs="宋体"/>
          <w:sz w:val="21"/>
          <w:szCs w:val="21"/>
          <w:lang w:eastAsia="zh-CN"/>
        </w:rPr>
        <w:t>指令条件域判断实际上是</w:t>
      </w:r>
      <w:r w:rsidR="00E32350" w:rsidRPr="00826B52">
        <w:rPr>
          <w:rFonts w:ascii="华文中宋" w:eastAsia="华文中宋" w:hAnsi="华文中宋" w:cs="宋体" w:hint="eastAsia"/>
          <w:sz w:val="21"/>
          <w:szCs w:val="21"/>
          <w:lang w:eastAsia="zh-CN"/>
        </w:rPr>
        <w:t>基于</w:t>
      </w:r>
      <w:r w:rsidR="0058285E" w:rsidRPr="00826B52">
        <w:rPr>
          <w:rFonts w:ascii="华文中宋" w:eastAsia="华文中宋" w:hAnsi="华文中宋" w:cs="宋体" w:hint="eastAsia"/>
          <w:sz w:val="21"/>
          <w:szCs w:val="21"/>
          <w:lang w:eastAsia="zh-CN"/>
        </w:rPr>
        <w:t>以下</w:t>
      </w:r>
      <w:r w:rsidR="00E32350" w:rsidRPr="00826B52">
        <w:rPr>
          <w:rFonts w:ascii="华文中宋" w:eastAsia="华文中宋" w:hAnsi="华文中宋" w:cs="宋体"/>
          <w:sz w:val="21"/>
          <w:szCs w:val="21"/>
          <w:lang w:eastAsia="zh-CN"/>
        </w:rPr>
        <w:t>的发现：</w:t>
      </w:r>
    </w:p>
    <w:p w14:paraId="042EBD48" w14:textId="6DEF3B30" w:rsidR="00E32350" w:rsidRPr="00135854" w:rsidRDefault="005B3559" w:rsidP="00135854">
      <w:pPr>
        <w:pStyle w:val="a4"/>
        <w:numPr>
          <w:ilvl w:val="0"/>
          <w:numId w:val="15"/>
        </w:numPr>
        <w:spacing w:line="340" w:lineRule="atLeast"/>
        <w:jc w:val="both"/>
        <w:rPr>
          <w:rFonts w:ascii="华文中宋" w:eastAsia="华文中宋" w:hAnsi="华文中宋" w:cs="宋体"/>
          <w:sz w:val="21"/>
          <w:szCs w:val="21"/>
          <w:lang w:eastAsia="zh-CN"/>
        </w:rPr>
      </w:pPr>
      <w:r w:rsidRPr="00135854">
        <w:rPr>
          <w:rFonts w:ascii="华文中宋" w:eastAsia="华文中宋" w:hAnsi="华文中宋" w:cs="宋体"/>
          <w:sz w:val="21"/>
          <w:szCs w:val="21"/>
          <w:lang w:eastAsia="zh-CN"/>
        </w:rPr>
        <w:t>条件域</w:t>
      </w:r>
      <w:r w:rsidR="00F655B3" w:rsidRPr="00135854">
        <w:rPr>
          <w:rFonts w:ascii="Times New Roman" w:eastAsia="华文中宋" w:hAnsi="Times New Roman" w:cs="Times New Roman" w:hint="eastAsia"/>
          <w:sz w:val="21"/>
          <w:szCs w:val="21"/>
          <w:lang w:eastAsia="zh-CN"/>
        </w:rPr>
        <w:t>cond</w:t>
      </w:r>
      <w:r w:rsidR="00E32350" w:rsidRPr="00135854">
        <w:rPr>
          <w:rFonts w:ascii="华文中宋" w:eastAsia="华文中宋" w:hAnsi="华文中宋" w:cs="宋体"/>
          <w:sz w:val="21"/>
          <w:szCs w:val="21"/>
          <w:lang w:eastAsia="zh-CN"/>
        </w:rPr>
        <w:t>所有取值是有限的（</w:t>
      </w:r>
      <w:r w:rsidRPr="00135854">
        <w:rPr>
          <w:rFonts w:ascii="华文中宋" w:eastAsia="华文中宋" w:hAnsi="华文中宋" w:cs="宋体"/>
          <w:sz w:val="21"/>
          <w:szCs w:val="21"/>
          <w:lang w:eastAsia="zh-CN"/>
        </w:rPr>
        <w:t>16</w:t>
      </w:r>
      <w:r w:rsidR="00135854">
        <w:rPr>
          <w:rFonts w:ascii="华文中宋" w:eastAsia="华文中宋" w:hAnsi="华文中宋" w:cs="宋体"/>
          <w:sz w:val="21"/>
          <w:szCs w:val="21"/>
          <w:lang w:eastAsia="zh-CN"/>
        </w:rPr>
        <w:t>种）</w:t>
      </w:r>
    </w:p>
    <w:p w14:paraId="3A65FE52" w14:textId="0F806C47" w:rsidR="00E32350" w:rsidRPr="00135854" w:rsidRDefault="005B3559" w:rsidP="00135854">
      <w:pPr>
        <w:pStyle w:val="a4"/>
        <w:numPr>
          <w:ilvl w:val="0"/>
          <w:numId w:val="15"/>
        </w:numPr>
        <w:spacing w:line="340" w:lineRule="atLeast"/>
        <w:jc w:val="both"/>
        <w:rPr>
          <w:rFonts w:ascii="华文中宋" w:eastAsia="华文中宋" w:hAnsi="华文中宋" w:cs="宋体"/>
          <w:sz w:val="21"/>
          <w:szCs w:val="21"/>
          <w:lang w:eastAsia="zh-CN"/>
        </w:rPr>
      </w:pPr>
      <w:r w:rsidRPr="00135854">
        <w:rPr>
          <w:rFonts w:ascii="华文中宋" w:eastAsia="华文中宋" w:hAnsi="华文中宋" w:cs="宋体"/>
          <w:sz w:val="21"/>
          <w:szCs w:val="21"/>
          <w:lang w:eastAsia="zh-CN"/>
        </w:rPr>
        <w:t>程序状态寄存器</w:t>
      </w:r>
      <w:r w:rsidRPr="00135854">
        <w:rPr>
          <w:rFonts w:ascii="Times New Roman" w:eastAsia="华文中宋" w:hAnsi="Times New Roman" w:cs="Times New Roman"/>
          <w:sz w:val="21"/>
          <w:szCs w:val="21"/>
          <w:lang w:eastAsia="zh-CN"/>
        </w:rPr>
        <w:t>PSR</w:t>
      </w:r>
      <w:r w:rsidRPr="00135854">
        <w:rPr>
          <w:rFonts w:ascii="华文中宋" w:eastAsia="华文中宋" w:hAnsi="华文中宋" w:cs="宋体"/>
          <w:sz w:val="21"/>
          <w:szCs w:val="21"/>
          <w:lang w:eastAsia="zh-CN"/>
        </w:rPr>
        <w:t>的高四位</w:t>
      </w:r>
      <w:r w:rsidR="00F655B3" w:rsidRPr="00135854">
        <w:rPr>
          <w:rFonts w:ascii="Times New Roman" w:eastAsia="华文中宋" w:hAnsi="Times New Roman" w:cs="Times New Roman"/>
          <w:sz w:val="21"/>
          <w:szCs w:val="21"/>
          <w:lang w:eastAsia="zh-CN"/>
        </w:rPr>
        <w:t>nzcv</w:t>
      </w:r>
      <w:r w:rsidR="00DC32F8" w:rsidRPr="00135854">
        <w:rPr>
          <w:rFonts w:ascii="华文中宋" w:eastAsia="华文中宋" w:hAnsi="华文中宋" w:cs="宋体"/>
          <w:sz w:val="21"/>
          <w:szCs w:val="21"/>
          <w:lang w:eastAsia="zh-CN"/>
        </w:rPr>
        <w:t>的取值也是有限的（</w:t>
      </w:r>
      <w:r w:rsidRPr="00135854">
        <w:rPr>
          <w:rFonts w:ascii="Times New Roman" w:eastAsia="华文中宋" w:hAnsi="Times New Roman" w:cs="Times New Roman"/>
          <w:sz w:val="21"/>
          <w:szCs w:val="21"/>
          <w:lang w:eastAsia="zh-CN"/>
        </w:rPr>
        <w:t>16</w:t>
      </w:r>
      <w:r w:rsidRPr="00135854">
        <w:rPr>
          <w:rFonts w:ascii="华文中宋" w:eastAsia="华文中宋" w:hAnsi="华文中宋" w:cs="宋体" w:hint="eastAsia"/>
          <w:sz w:val="21"/>
          <w:szCs w:val="21"/>
          <w:lang w:eastAsia="zh-CN"/>
        </w:rPr>
        <w:t>种</w:t>
      </w:r>
      <w:r w:rsidR="00135854">
        <w:rPr>
          <w:rFonts w:ascii="华文中宋" w:eastAsia="华文中宋" w:hAnsi="华文中宋" w:cs="宋体"/>
          <w:sz w:val="21"/>
          <w:szCs w:val="21"/>
          <w:lang w:eastAsia="zh-CN"/>
        </w:rPr>
        <w:t>）</w:t>
      </w:r>
    </w:p>
    <w:p w14:paraId="4A4CBC70" w14:textId="32B355A5" w:rsidR="005B02F3" w:rsidRDefault="00E32350" w:rsidP="00826B52">
      <w:pPr>
        <w:spacing w:line="340" w:lineRule="atLeast"/>
        <w:ind w:firstLine="360"/>
        <w:jc w:val="both"/>
        <w:rPr>
          <w:rFonts w:ascii="华文中宋" w:eastAsia="华文中宋" w:hAnsi="华文中宋" w:cs="宋体"/>
          <w:sz w:val="21"/>
          <w:szCs w:val="21"/>
          <w:lang w:eastAsia="zh-CN"/>
        </w:rPr>
      </w:pPr>
      <w:r w:rsidRPr="00826B52">
        <w:rPr>
          <w:rFonts w:ascii="华文中宋" w:eastAsia="华文中宋" w:hAnsi="华文中宋" w:cs="宋体" w:hint="eastAsia"/>
          <w:sz w:val="21"/>
          <w:szCs w:val="21"/>
          <w:lang w:eastAsia="zh-CN"/>
        </w:rPr>
        <w:t>查找表</w:t>
      </w:r>
      <w:r w:rsidR="005B3559" w:rsidRPr="00826B52">
        <w:rPr>
          <w:rFonts w:ascii="华文中宋" w:eastAsia="华文中宋" w:hAnsi="华文中宋" w:cs="宋体"/>
          <w:sz w:val="21"/>
          <w:szCs w:val="21"/>
          <w:lang w:eastAsia="zh-CN"/>
        </w:rPr>
        <w:t>枚举出所有可能的</w:t>
      </w:r>
      <w:r w:rsidR="00F655B3" w:rsidRPr="00755893">
        <w:rPr>
          <w:rFonts w:ascii="Times New Roman" w:eastAsia="华文中宋" w:hAnsi="Times New Roman" w:cs="Times New Roman"/>
          <w:sz w:val="21"/>
          <w:szCs w:val="21"/>
          <w:lang w:eastAsia="zh-CN"/>
        </w:rPr>
        <w:t>cond</w:t>
      </w:r>
      <w:r w:rsidR="005B3559" w:rsidRPr="00826B52">
        <w:rPr>
          <w:rFonts w:ascii="华文中宋" w:eastAsia="华文中宋" w:hAnsi="华文中宋" w:cs="宋体"/>
          <w:sz w:val="21"/>
          <w:szCs w:val="21"/>
          <w:lang w:eastAsia="zh-CN"/>
        </w:rPr>
        <w:t>域与</w:t>
      </w:r>
      <w:r w:rsidR="00F655B3" w:rsidRPr="00755893">
        <w:rPr>
          <w:rFonts w:ascii="Times New Roman" w:eastAsia="华文中宋" w:hAnsi="Times New Roman" w:cs="Times New Roman"/>
          <w:sz w:val="21"/>
          <w:szCs w:val="21"/>
          <w:lang w:eastAsia="zh-CN"/>
        </w:rPr>
        <w:t>nzcv</w:t>
      </w:r>
      <w:r w:rsidR="005B3559" w:rsidRPr="00826B52">
        <w:rPr>
          <w:rFonts w:ascii="华文中宋" w:eastAsia="华文中宋" w:hAnsi="华文中宋" w:cs="宋体"/>
          <w:sz w:val="21"/>
          <w:szCs w:val="21"/>
          <w:lang w:eastAsia="zh-CN"/>
        </w:rPr>
        <w:t>域配对时的结果。</w:t>
      </w:r>
      <w:r w:rsidR="00E15AD8" w:rsidRPr="00826B52">
        <w:rPr>
          <w:rFonts w:ascii="华文中宋" w:eastAsia="华文中宋" w:hAnsi="华文中宋" w:cs="宋体"/>
          <w:sz w:val="21"/>
          <w:szCs w:val="21"/>
          <w:lang w:eastAsia="zh-CN"/>
        </w:rPr>
        <w:t>如</w:t>
      </w:r>
      <w:r w:rsidR="00401013" w:rsidRPr="00826B52">
        <w:rPr>
          <w:rFonts w:ascii="华文中宋" w:eastAsia="华文中宋" w:hAnsi="华文中宋" w:cs="宋体"/>
          <w:sz w:val="21"/>
          <w:szCs w:val="21"/>
          <w:lang w:eastAsia="zh-CN"/>
        </w:rPr>
        <w:t xml:space="preserve"> </w:t>
      </w:r>
      <w:r w:rsidR="00401013" w:rsidRPr="00826B52">
        <w:rPr>
          <w:rFonts w:ascii="华文中宋" w:eastAsia="华文中宋" w:hAnsi="华文中宋" w:cs="宋体"/>
          <w:sz w:val="21"/>
          <w:szCs w:val="21"/>
          <w:lang w:eastAsia="zh-CN"/>
        </w:rPr>
        <w:fldChar w:fldCharType="begin"/>
      </w:r>
      <w:r w:rsidR="00401013" w:rsidRPr="00826B52">
        <w:rPr>
          <w:rFonts w:ascii="华文中宋" w:eastAsia="华文中宋" w:hAnsi="华文中宋" w:cs="宋体"/>
          <w:sz w:val="21"/>
          <w:szCs w:val="21"/>
          <w:lang w:eastAsia="zh-CN"/>
        </w:rPr>
        <w:instrText xml:space="preserve"> REF _Ref444520866 \h  \* MERGEFORMAT </w:instrText>
      </w:r>
      <w:r w:rsidR="00401013" w:rsidRPr="00826B52">
        <w:rPr>
          <w:rFonts w:ascii="华文中宋" w:eastAsia="华文中宋" w:hAnsi="华文中宋" w:cs="宋体"/>
          <w:sz w:val="21"/>
          <w:szCs w:val="21"/>
          <w:lang w:eastAsia="zh-CN"/>
        </w:rPr>
      </w:r>
      <w:r w:rsidR="00401013" w:rsidRPr="00826B52">
        <w:rPr>
          <w:rFonts w:ascii="华文中宋" w:eastAsia="华文中宋" w:hAnsi="华文中宋" w:cs="宋体"/>
          <w:sz w:val="21"/>
          <w:szCs w:val="21"/>
          <w:lang w:eastAsia="zh-CN"/>
        </w:rPr>
        <w:fldChar w:fldCharType="separate"/>
      </w:r>
      <w:r w:rsidR="00710AA6" w:rsidRPr="00710AA6">
        <w:rPr>
          <w:rFonts w:ascii="华文中宋" w:eastAsia="华文中宋" w:hAnsi="华文中宋" w:cs="宋体" w:hint="eastAsia"/>
          <w:sz w:val="21"/>
          <w:szCs w:val="21"/>
          <w:lang w:eastAsia="zh-CN"/>
        </w:rPr>
        <w:t xml:space="preserve">表 </w:t>
      </w:r>
      <w:r w:rsidR="00710AA6" w:rsidRPr="00710AA6">
        <w:rPr>
          <w:rFonts w:ascii="华文中宋" w:eastAsia="华文中宋" w:hAnsi="华文中宋" w:cs="宋体"/>
          <w:sz w:val="21"/>
          <w:szCs w:val="21"/>
          <w:lang w:eastAsia="zh-CN"/>
        </w:rPr>
        <w:t>1</w:t>
      </w:r>
      <w:r w:rsidR="00401013" w:rsidRPr="00826B52">
        <w:rPr>
          <w:rFonts w:ascii="华文中宋" w:eastAsia="华文中宋" w:hAnsi="华文中宋" w:cs="宋体"/>
          <w:sz w:val="21"/>
          <w:szCs w:val="21"/>
          <w:lang w:eastAsia="zh-CN"/>
        </w:rPr>
        <w:fldChar w:fldCharType="end"/>
      </w:r>
      <w:r w:rsidR="001A3ABC">
        <w:rPr>
          <w:rFonts w:ascii="华文中宋" w:eastAsia="华文中宋" w:hAnsi="华文中宋" w:cs="宋体"/>
          <w:sz w:val="21"/>
          <w:szCs w:val="21"/>
          <w:lang w:eastAsia="zh-CN"/>
        </w:rPr>
        <w:t>所示。</w:t>
      </w:r>
    </w:p>
    <w:p w14:paraId="2718BD89" w14:textId="699BA016" w:rsidR="001A3ABC" w:rsidRPr="00826B52" w:rsidRDefault="001A3ABC" w:rsidP="008F12BC">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表中横轴展示了所有条件域的取值，</w:t>
      </w:r>
      <w:r w:rsidRPr="00826B52">
        <w:rPr>
          <w:rFonts w:ascii="华文中宋" w:eastAsia="华文中宋" w:hAnsi="华文中宋" w:cs="宋体" w:hint="eastAsia"/>
          <w:sz w:val="21"/>
          <w:szCs w:val="21"/>
          <w:lang w:eastAsia="zh-CN"/>
        </w:rPr>
        <w:t>纵轴是</w:t>
      </w:r>
      <w:r w:rsidRPr="00826B52">
        <w:rPr>
          <w:rFonts w:ascii="华文中宋" w:eastAsia="华文中宋" w:hAnsi="华文中宋" w:cs="宋体"/>
          <w:sz w:val="21"/>
          <w:szCs w:val="21"/>
          <w:lang w:eastAsia="zh-CN"/>
        </w:rPr>
        <w:t>状态寄存器中</w:t>
      </w:r>
      <w:r w:rsidRPr="00B0599A">
        <w:rPr>
          <w:rFonts w:ascii="Times New Roman" w:hAnsi="Times New Roman" w:cs="Times New Roman"/>
          <w:b/>
          <w:iCs/>
          <w:noProof/>
          <w:color w:val="44546A" w:themeColor="text2"/>
          <w:sz w:val="18"/>
          <w:szCs w:val="18"/>
          <w:lang w:eastAsia="zh-CN"/>
        </w:rPr>
        <w:t>N</w:t>
      </w:r>
      <w:r w:rsidRPr="00B0599A">
        <w:rPr>
          <w:rFonts w:ascii="Times New Roman" w:hAnsi="Times New Roman" w:cs="Times New Roman" w:hint="eastAsia"/>
          <w:b/>
          <w:iCs/>
          <w:noProof/>
          <w:color w:val="44546A" w:themeColor="text2"/>
          <w:sz w:val="18"/>
          <w:szCs w:val="18"/>
          <w:lang w:eastAsia="zh-CN"/>
        </w:rPr>
        <w:t>ZCV</w:t>
      </w:r>
      <w:r w:rsidRPr="00826B52">
        <w:rPr>
          <w:rFonts w:ascii="华文中宋" w:eastAsia="华文中宋" w:hAnsi="华文中宋" w:cs="宋体" w:hint="eastAsia"/>
          <w:sz w:val="21"/>
          <w:szCs w:val="21"/>
          <w:lang w:eastAsia="zh-CN"/>
        </w:rPr>
        <w:t>四个标志位的取值</w:t>
      </w:r>
      <w:r w:rsidRPr="00826B52">
        <w:rPr>
          <w:rFonts w:ascii="华文中宋" w:eastAsia="华文中宋" w:hAnsi="华文中宋" w:cs="宋体"/>
          <w:sz w:val="21"/>
          <w:szCs w:val="21"/>
          <w:lang w:eastAsia="zh-CN"/>
        </w:rPr>
        <w:t>,</w:t>
      </w:r>
      <w:r w:rsidRPr="00826B52">
        <w:rPr>
          <w:rFonts w:ascii="华文中宋" w:eastAsia="华文中宋" w:hAnsi="华文中宋" w:cs="宋体" w:hint="eastAsia"/>
          <w:sz w:val="21"/>
          <w:szCs w:val="21"/>
          <w:lang w:eastAsia="zh-CN"/>
        </w:rPr>
        <w:t xml:space="preserve"> 表的内容是一个布尔型变量</w:t>
      </w:r>
      <w:r w:rsidRPr="00826B52">
        <w:rPr>
          <w:rFonts w:ascii="华文中宋" w:eastAsia="华文中宋" w:hAnsi="华文中宋" w:cs="宋体"/>
          <w:sz w:val="21"/>
          <w:szCs w:val="21"/>
          <w:lang w:eastAsia="zh-CN"/>
        </w:rPr>
        <w:t>，</w:t>
      </w:r>
      <w:r w:rsidRPr="00826B52">
        <w:rPr>
          <w:rFonts w:ascii="华文中宋" w:eastAsia="华文中宋" w:hAnsi="华文中宋" w:cs="宋体" w:hint="eastAsia"/>
          <w:sz w:val="21"/>
          <w:szCs w:val="21"/>
          <w:lang w:eastAsia="zh-CN"/>
        </w:rPr>
        <w:t>取值</w:t>
      </w:r>
      <w:r w:rsidRPr="00826B52">
        <w:rPr>
          <w:rFonts w:ascii="华文中宋" w:eastAsia="华文中宋" w:hAnsi="华文中宋" w:cs="宋体"/>
          <w:sz w:val="21"/>
          <w:szCs w:val="21"/>
          <w:lang w:eastAsia="zh-CN"/>
        </w:rPr>
        <w:t>为</w:t>
      </w:r>
      <w:r w:rsidRPr="00B0599A">
        <w:rPr>
          <w:rFonts w:ascii="Times New Roman" w:hAnsi="Times New Roman" w:cs="Times New Roman"/>
          <w:b/>
          <w:iCs/>
          <w:noProof/>
          <w:color w:val="44546A" w:themeColor="text2"/>
          <w:sz w:val="18"/>
          <w:szCs w:val="18"/>
          <w:lang w:eastAsia="zh-CN"/>
        </w:rPr>
        <w:t>1</w:t>
      </w:r>
      <w:r w:rsidRPr="00826B52">
        <w:rPr>
          <w:rFonts w:ascii="华文中宋" w:eastAsia="华文中宋" w:hAnsi="华文中宋" w:cs="宋体" w:hint="eastAsia"/>
          <w:sz w:val="21"/>
          <w:szCs w:val="21"/>
          <w:lang w:eastAsia="zh-CN"/>
        </w:rPr>
        <w:t>表示</w:t>
      </w:r>
      <w:r w:rsidRPr="00826B52">
        <w:rPr>
          <w:rFonts w:ascii="华文中宋" w:eastAsia="华文中宋" w:hAnsi="华文中宋" w:cs="宋体"/>
          <w:sz w:val="21"/>
          <w:szCs w:val="21"/>
          <w:lang w:eastAsia="zh-CN"/>
        </w:rPr>
        <w:t>通过条件判断，</w:t>
      </w:r>
      <w:r w:rsidRPr="00826B52">
        <w:rPr>
          <w:rFonts w:ascii="华文中宋" w:eastAsia="华文中宋" w:hAnsi="华文中宋" w:cs="宋体" w:hint="eastAsia"/>
          <w:sz w:val="21"/>
          <w:szCs w:val="21"/>
          <w:lang w:eastAsia="zh-CN"/>
        </w:rPr>
        <w:t>该条指令</w:t>
      </w:r>
      <w:r w:rsidRPr="00826B52">
        <w:rPr>
          <w:rFonts w:ascii="华文中宋" w:eastAsia="华文中宋" w:hAnsi="华文中宋" w:cs="宋体"/>
          <w:sz w:val="21"/>
          <w:szCs w:val="21"/>
          <w:lang w:eastAsia="zh-CN"/>
        </w:rPr>
        <w:t>将会被执行，反之</w:t>
      </w:r>
      <w:r w:rsidRPr="00826B52">
        <w:rPr>
          <w:rFonts w:ascii="华文中宋" w:eastAsia="华文中宋" w:hAnsi="华文中宋" w:cs="宋体" w:hint="eastAsia"/>
          <w:sz w:val="21"/>
          <w:szCs w:val="21"/>
          <w:lang w:eastAsia="zh-CN"/>
        </w:rPr>
        <w:t>将</w:t>
      </w:r>
      <w:r w:rsidRPr="00826B52">
        <w:rPr>
          <w:rFonts w:ascii="华文中宋" w:eastAsia="华文中宋" w:hAnsi="华文中宋" w:cs="宋体"/>
          <w:sz w:val="21"/>
          <w:szCs w:val="21"/>
          <w:lang w:eastAsia="zh-CN"/>
        </w:rPr>
        <w:t>跳过该指令。</w:t>
      </w:r>
    </w:p>
    <w:p w14:paraId="480B1BD4" w14:textId="5530C937" w:rsidR="005B02F3" w:rsidRPr="002B766A" w:rsidRDefault="005B02F3" w:rsidP="005B02F3">
      <w:pPr>
        <w:pStyle w:val="af6"/>
        <w:keepNext/>
        <w:spacing w:before="80" w:after="80"/>
        <w:jc w:val="center"/>
        <w:rPr>
          <w:rFonts w:ascii="华文中宋" w:eastAsia="华文中宋" w:hAnsi="华文中宋"/>
          <w:b/>
          <w:i w:val="0"/>
          <w:color w:val="000000" w:themeColor="text1"/>
          <w:lang w:eastAsia="zh-CN"/>
        </w:rPr>
      </w:pPr>
      <w:bookmarkStart w:id="86" w:name="_Ref444520866"/>
      <w:bookmarkStart w:id="87" w:name="_Ref444520856"/>
      <w:r w:rsidRPr="002B766A">
        <w:rPr>
          <w:rFonts w:ascii="华文中宋" w:eastAsia="华文中宋" w:hAnsi="华文中宋" w:hint="eastAsia"/>
          <w:b/>
          <w:i w:val="0"/>
          <w:color w:val="000000" w:themeColor="text1"/>
          <w:lang w:eastAsia="zh-CN"/>
        </w:rPr>
        <w:t xml:space="preserve">表 </w:t>
      </w:r>
      <w:r w:rsidRPr="002B766A">
        <w:rPr>
          <w:rFonts w:ascii="华文中宋" w:eastAsia="华文中宋" w:hAnsi="华文中宋"/>
          <w:b/>
          <w:i w:val="0"/>
          <w:color w:val="000000" w:themeColor="text1"/>
          <w:lang w:eastAsia="zh-CN"/>
        </w:rPr>
        <w:fldChar w:fldCharType="begin"/>
      </w:r>
      <w:r w:rsidRPr="002B766A">
        <w:rPr>
          <w:rFonts w:ascii="华文中宋" w:eastAsia="华文中宋" w:hAnsi="华文中宋"/>
          <w:b/>
          <w:i w:val="0"/>
          <w:color w:val="000000" w:themeColor="text1"/>
          <w:lang w:eastAsia="zh-CN"/>
        </w:rPr>
        <w:instrText xml:space="preserve"> </w:instrText>
      </w:r>
      <w:r w:rsidRPr="002B766A">
        <w:rPr>
          <w:rFonts w:ascii="华文中宋" w:eastAsia="华文中宋" w:hAnsi="华文中宋" w:hint="eastAsia"/>
          <w:b/>
          <w:i w:val="0"/>
          <w:color w:val="000000" w:themeColor="text1"/>
          <w:lang w:eastAsia="zh-CN"/>
        </w:rPr>
        <w:instrText>SEQ 表 \* ARABIC</w:instrText>
      </w:r>
      <w:r w:rsidRPr="002B766A">
        <w:rPr>
          <w:rFonts w:ascii="华文中宋" w:eastAsia="华文中宋" w:hAnsi="华文中宋"/>
          <w:b/>
          <w:i w:val="0"/>
          <w:color w:val="000000" w:themeColor="text1"/>
          <w:lang w:eastAsia="zh-CN"/>
        </w:rPr>
        <w:instrText xml:space="preserve"> </w:instrText>
      </w:r>
      <w:r w:rsidRPr="002B766A">
        <w:rPr>
          <w:rFonts w:ascii="华文中宋" w:eastAsia="华文中宋" w:hAnsi="华文中宋"/>
          <w:b/>
          <w:i w:val="0"/>
          <w:color w:val="000000" w:themeColor="text1"/>
          <w:lang w:eastAsia="zh-CN"/>
        </w:rPr>
        <w:fldChar w:fldCharType="separate"/>
      </w:r>
      <w:r w:rsidR="00710AA6" w:rsidRPr="002B766A">
        <w:rPr>
          <w:rFonts w:ascii="华文中宋" w:eastAsia="华文中宋" w:hAnsi="华文中宋"/>
          <w:b/>
          <w:i w:val="0"/>
          <w:noProof/>
          <w:color w:val="000000" w:themeColor="text1"/>
          <w:lang w:eastAsia="zh-CN"/>
        </w:rPr>
        <w:t>1</w:t>
      </w:r>
      <w:r w:rsidRPr="002B766A">
        <w:rPr>
          <w:rFonts w:ascii="华文中宋" w:eastAsia="华文中宋" w:hAnsi="华文中宋"/>
          <w:b/>
          <w:i w:val="0"/>
          <w:color w:val="000000" w:themeColor="text1"/>
          <w:lang w:eastAsia="zh-CN"/>
        </w:rPr>
        <w:fldChar w:fldCharType="end"/>
      </w:r>
      <w:bookmarkEnd w:id="86"/>
      <w:r w:rsidRPr="002B766A">
        <w:rPr>
          <w:rFonts w:ascii="华文中宋" w:eastAsia="华文中宋" w:hAnsi="华文中宋"/>
          <w:b/>
          <w:i w:val="0"/>
          <w:noProof/>
          <w:color w:val="000000" w:themeColor="text1"/>
          <w:lang w:eastAsia="zh-CN"/>
        </w:rPr>
        <w:t xml:space="preserve"> </w:t>
      </w:r>
      <w:r w:rsidRPr="002B766A">
        <w:rPr>
          <w:rFonts w:ascii="华文中宋" w:eastAsia="华文中宋" w:hAnsi="华文中宋" w:cs="Times New Roman"/>
          <w:b/>
          <w:i w:val="0"/>
          <w:noProof/>
          <w:color w:val="000000" w:themeColor="text1"/>
          <w:lang w:eastAsia="zh-CN"/>
        </w:rPr>
        <w:t>COND</w:t>
      </w:r>
      <w:r w:rsidRPr="002B766A">
        <w:rPr>
          <w:rFonts w:ascii="华文中宋" w:eastAsia="华文中宋" w:hAnsi="华文中宋"/>
          <w:b/>
          <w:i w:val="0"/>
          <w:noProof/>
          <w:color w:val="000000" w:themeColor="text1"/>
          <w:lang w:eastAsia="zh-CN"/>
        </w:rPr>
        <w:t>域与</w:t>
      </w:r>
      <w:r w:rsidRPr="002B766A">
        <w:rPr>
          <w:rFonts w:ascii="华文中宋" w:eastAsia="华文中宋" w:hAnsi="华文中宋" w:cs="Times New Roman"/>
          <w:b/>
          <w:i w:val="0"/>
          <w:noProof/>
          <w:color w:val="000000" w:themeColor="text1"/>
          <w:lang w:eastAsia="zh-CN"/>
        </w:rPr>
        <w:t>NZCV</w:t>
      </w:r>
      <w:r w:rsidRPr="002B766A">
        <w:rPr>
          <w:rFonts w:ascii="华文中宋" w:eastAsia="华文中宋" w:hAnsi="华文中宋"/>
          <w:b/>
          <w:i w:val="0"/>
          <w:noProof/>
          <w:color w:val="000000" w:themeColor="text1"/>
          <w:lang w:eastAsia="zh-CN"/>
        </w:rPr>
        <w:t>匹配</w:t>
      </w:r>
      <w:r w:rsidRPr="002B766A">
        <w:rPr>
          <w:rFonts w:ascii="华文中宋" w:eastAsia="华文中宋" w:hAnsi="华文中宋" w:cs="宋体"/>
          <w:b/>
          <w:i w:val="0"/>
          <w:noProof/>
          <w:color w:val="000000" w:themeColor="text1"/>
          <w:lang w:eastAsia="zh-CN"/>
        </w:rPr>
        <w:t>结</w:t>
      </w:r>
      <w:r w:rsidRPr="002B766A">
        <w:rPr>
          <w:rFonts w:ascii="华文中宋" w:eastAsia="华文中宋" w:hAnsi="华文中宋"/>
          <w:b/>
          <w:i w:val="0"/>
          <w:noProof/>
          <w:color w:val="000000" w:themeColor="text1"/>
          <w:lang w:eastAsia="zh-CN"/>
        </w:rPr>
        <w:t>果</w:t>
      </w:r>
      <w:bookmarkEnd w:id="87"/>
    </w:p>
    <w:tbl>
      <w:tblPr>
        <w:tblW w:w="4304" w:type="dxa"/>
        <w:tblCellMar>
          <w:left w:w="0" w:type="dxa"/>
          <w:right w:w="0" w:type="dxa"/>
        </w:tblCellMar>
        <w:tblLook w:val="04A0" w:firstRow="1" w:lastRow="0" w:firstColumn="1" w:lastColumn="0" w:noHBand="0" w:noVBand="1"/>
      </w:tblPr>
      <w:tblGrid>
        <w:gridCol w:w="252"/>
        <w:gridCol w:w="221"/>
        <w:gridCol w:w="251"/>
        <w:gridCol w:w="246"/>
        <w:gridCol w:w="246"/>
        <w:gridCol w:w="250"/>
        <w:gridCol w:w="220"/>
        <w:gridCol w:w="236"/>
        <w:gridCol w:w="241"/>
        <w:gridCol w:w="246"/>
        <w:gridCol w:w="210"/>
        <w:gridCol w:w="236"/>
        <w:gridCol w:w="251"/>
        <w:gridCol w:w="230"/>
        <w:gridCol w:w="246"/>
        <w:gridCol w:w="236"/>
        <w:gridCol w:w="240"/>
        <w:gridCol w:w="246"/>
      </w:tblGrid>
      <w:tr w:rsidR="005B3559" w:rsidRPr="0079305F" w14:paraId="22198246" w14:textId="77777777" w:rsidTr="00F655B3">
        <w:trPr>
          <w:trHeight w:val="75"/>
        </w:trPr>
        <w:tc>
          <w:tcPr>
            <w:tcW w:w="474" w:type="dxa"/>
            <w:gridSpan w:val="2"/>
            <w:vMerge w:val="restart"/>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583D6151" w14:textId="77777777" w:rsidR="005B3559" w:rsidRPr="0079305F" w:rsidRDefault="005B3559" w:rsidP="00F9056E">
            <w:pPr>
              <w:rPr>
                <w:rFonts w:ascii="Helvetica" w:hAnsi="Helvetica" w:cs="Times New Roman"/>
                <w:sz w:val="18"/>
                <w:szCs w:val="18"/>
                <w:lang w:eastAsia="zh-CN"/>
              </w:rPr>
            </w:pPr>
          </w:p>
        </w:tc>
        <w:tc>
          <w:tcPr>
            <w:tcW w:w="3830" w:type="dxa"/>
            <w:gridSpan w:val="16"/>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45CB44C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COND</w:t>
            </w:r>
          </w:p>
        </w:tc>
      </w:tr>
      <w:tr w:rsidR="005B3559" w:rsidRPr="0079305F" w14:paraId="7A29A168" w14:textId="77777777" w:rsidTr="00F655B3">
        <w:trPr>
          <w:trHeight w:val="86"/>
        </w:trPr>
        <w:tc>
          <w:tcPr>
            <w:tcW w:w="0" w:type="auto"/>
            <w:gridSpan w:val="2"/>
            <w:vMerge/>
            <w:tcBorders>
              <w:top w:val="single" w:sz="6" w:space="0" w:color="000000"/>
              <w:left w:val="single" w:sz="6" w:space="0" w:color="000000"/>
              <w:bottom w:val="single" w:sz="6" w:space="0" w:color="000000"/>
              <w:right w:val="single" w:sz="6" w:space="0" w:color="000000"/>
            </w:tcBorders>
            <w:vAlign w:val="center"/>
            <w:hideMark/>
          </w:tcPr>
          <w:p w14:paraId="47A768F5" w14:textId="77777777" w:rsidR="005B3559" w:rsidRPr="0079305F" w:rsidRDefault="005B3559" w:rsidP="00F9056E">
            <w:pPr>
              <w:rPr>
                <w:rFonts w:ascii="Helvetica" w:hAnsi="Helvetica" w:cs="Times New Roman"/>
                <w:sz w:val="18"/>
                <w:szCs w:val="18"/>
                <w:lang w:eastAsia="zh-CN"/>
              </w:rPr>
            </w:pPr>
          </w:p>
        </w:tc>
        <w:tc>
          <w:tcPr>
            <w:tcW w:w="25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7C725B5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EQ</w:t>
            </w:r>
          </w:p>
        </w:tc>
        <w:tc>
          <w:tcPr>
            <w:tcW w:w="24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4A2603DF"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NE</w:t>
            </w:r>
          </w:p>
        </w:tc>
        <w:tc>
          <w:tcPr>
            <w:tcW w:w="24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2F6F6CF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CS</w:t>
            </w:r>
          </w:p>
        </w:tc>
        <w:tc>
          <w:tcPr>
            <w:tcW w:w="25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60B2EE6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CC</w:t>
            </w:r>
          </w:p>
        </w:tc>
        <w:tc>
          <w:tcPr>
            <w:tcW w:w="22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4B6FEC1C"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MI</w:t>
            </w:r>
          </w:p>
        </w:tc>
        <w:tc>
          <w:tcPr>
            <w:tcW w:w="23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1FC1C51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PL</w:t>
            </w:r>
          </w:p>
        </w:tc>
        <w:tc>
          <w:tcPr>
            <w:tcW w:w="24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67B2D1C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VS</w:t>
            </w:r>
          </w:p>
        </w:tc>
        <w:tc>
          <w:tcPr>
            <w:tcW w:w="24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5227AC7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VC</w:t>
            </w:r>
          </w:p>
        </w:tc>
        <w:tc>
          <w:tcPr>
            <w:tcW w:w="21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571143C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HI</w:t>
            </w:r>
          </w:p>
        </w:tc>
        <w:tc>
          <w:tcPr>
            <w:tcW w:w="23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4C60FEC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LS</w:t>
            </w:r>
          </w:p>
        </w:tc>
        <w:tc>
          <w:tcPr>
            <w:tcW w:w="25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401A226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GE</w:t>
            </w:r>
          </w:p>
        </w:tc>
        <w:tc>
          <w:tcPr>
            <w:tcW w:w="23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45A7BA8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LT</w:t>
            </w:r>
          </w:p>
        </w:tc>
        <w:tc>
          <w:tcPr>
            <w:tcW w:w="24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4EAB2AA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GT</w:t>
            </w:r>
          </w:p>
        </w:tc>
        <w:tc>
          <w:tcPr>
            <w:tcW w:w="23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1790143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LE</w:t>
            </w:r>
          </w:p>
        </w:tc>
        <w:tc>
          <w:tcPr>
            <w:tcW w:w="24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0D639F9A"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AL</w:t>
            </w:r>
          </w:p>
        </w:tc>
        <w:tc>
          <w:tcPr>
            <w:tcW w:w="24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41EE9DD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NV</w:t>
            </w:r>
          </w:p>
        </w:tc>
      </w:tr>
      <w:tr w:rsidR="005B3559" w:rsidRPr="0079305F" w14:paraId="59DD07BC" w14:textId="77777777" w:rsidTr="00F655B3">
        <w:trPr>
          <w:trHeight w:val="75"/>
        </w:trPr>
        <w:tc>
          <w:tcPr>
            <w:tcW w:w="0" w:type="auto"/>
            <w:gridSpan w:val="2"/>
            <w:vMerge/>
            <w:tcBorders>
              <w:top w:val="single" w:sz="6" w:space="0" w:color="000000"/>
              <w:left w:val="single" w:sz="6" w:space="0" w:color="000000"/>
              <w:bottom w:val="single" w:sz="6" w:space="0" w:color="000000"/>
              <w:right w:val="single" w:sz="6" w:space="0" w:color="000000"/>
            </w:tcBorders>
            <w:vAlign w:val="center"/>
            <w:hideMark/>
          </w:tcPr>
          <w:p w14:paraId="2A22195B" w14:textId="77777777" w:rsidR="005B3559" w:rsidRPr="0079305F" w:rsidRDefault="005B3559" w:rsidP="00F9056E">
            <w:pPr>
              <w:rPr>
                <w:rFonts w:ascii="Helvetica" w:hAnsi="Helvetica" w:cs="Times New Roman"/>
                <w:sz w:val="18"/>
                <w:szCs w:val="18"/>
                <w:lang w:eastAsia="zh-CN"/>
              </w:rPr>
            </w:pPr>
          </w:p>
        </w:tc>
        <w:tc>
          <w:tcPr>
            <w:tcW w:w="25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7933743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45FEA97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55B71BE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2</w:t>
            </w:r>
          </w:p>
        </w:tc>
        <w:tc>
          <w:tcPr>
            <w:tcW w:w="25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6CB6748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3</w:t>
            </w:r>
          </w:p>
        </w:tc>
        <w:tc>
          <w:tcPr>
            <w:tcW w:w="22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2EA1A32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4</w:t>
            </w:r>
          </w:p>
        </w:tc>
        <w:tc>
          <w:tcPr>
            <w:tcW w:w="23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09FC107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5</w:t>
            </w:r>
          </w:p>
        </w:tc>
        <w:tc>
          <w:tcPr>
            <w:tcW w:w="24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2610792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6</w:t>
            </w:r>
          </w:p>
        </w:tc>
        <w:tc>
          <w:tcPr>
            <w:tcW w:w="24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6104916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7</w:t>
            </w:r>
          </w:p>
        </w:tc>
        <w:tc>
          <w:tcPr>
            <w:tcW w:w="21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074BEEA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8</w:t>
            </w:r>
          </w:p>
        </w:tc>
        <w:tc>
          <w:tcPr>
            <w:tcW w:w="23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070F06F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9</w:t>
            </w:r>
          </w:p>
        </w:tc>
        <w:tc>
          <w:tcPr>
            <w:tcW w:w="25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6689D43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10</w:t>
            </w:r>
          </w:p>
        </w:tc>
        <w:tc>
          <w:tcPr>
            <w:tcW w:w="23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50A02B0F"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11</w:t>
            </w:r>
          </w:p>
        </w:tc>
        <w:tc>
          <w:tcPr>
            <w:tcW w:w="24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2BA0C4C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12</w:t>
            </w:r>
          </w:p>
        </w:tc>
        <w:tc>
          <w:tcPr>
            <w:tcW w:w="23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51AACAF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13</w:t>
            </w:r>
          </w:p>
        </w:tc>
        <w:tc>
          <w:tcPr>
            <w:tcW w:w="24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2038F4B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14</w:t>
            </w:r>
          </w:p>
        </w:tc>
        <w:tc>
          <w:tcPr>
            <w:tcW w:w="24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4410F6E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15</w:t>
            </w:r>
          </w:p>
        </w:tc>
      </w:tr>
      <w:tr w:rsidR="005B3559" w:rsidRPr="0079305F" w14:paraId="273E192C" w14:textId="77777777" w:rsidTr="00F655B3">
        <w:trPr>
          <w:trHeight w:val="86"/>
        </w:trPr>
        <w:tc>
          <w:tcPr>
            <w:tcW w:w="253"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0F7E8EE4" w14:textId="77777777" w:rsidR="005B3559" w:rsidRDefault="005B3559" w:rsidP="00F9056E">
            <w:pPr>
              <w:jc w:val="center"/>
              <w:rPr>
                <w:rFonts w:ascii="Helvetica" w:hAnsi="Helvetica" w:cs="Times New Roman"/>
                <w:b/>
                <w:bCs/>
                <w:color w:val="000000"/>
                <w:sz w:val="9"/>
                <w:szCs w:val="9"/>
                <w:lang w:eastAsia="zh-CN"/>
              </w:rPr>
            </w:pPr>
            <w:r w:rsidRPr="0079305F">
              <w:rPr>
                <w:rFonts w:ascii="Helvetica" w:hAnsi="Helvetica" w:cs="Times New Roman"/>
                <w:b/>
                <w:bCs/>
                <w:color w:val="000000"/>
                <w:sz w:val="9"/>
                <w:szCs w:val="9"/>
                <w:lang w:eastAsia="zh-CN"/>
              </w:rPr>
              <w:t>N</w:t>
            </w:r>
          </w:p>
          <w:p w14:paraId="053C8145" w14:textId="77777777" w:rsidR="005B3559" w:rsidRDefault="005B3559" w:rsidP="00F9056E">
            <w:pPr>
              <w:jc w:val="center"/>
              <w:rPr>
                <w:rFonts w:ascii="Helvetica" w:hAnsi="Helvetica" w:cs="Times New Roman"/>
                <w:b/>
                <w:bCs/>
                <w:color w:val="000000"/>
                <w:sz w:val="9"/>
                <w:szCs w:val="9"/>
                <w:lang w:eastAsia="zh-CN"/>
              </w:rPr>
            </w:pPr>
            <w:r w:rsidRPr="0079305F">
              <w:rPr>
                <w:rFonts w:ascii="Helvetica" w:hAnsi="Helvetica" w:cs="Times New Roman"/>
                <w:b/>
                <w:bCs/>
                <w:color w:val="000000"/>
                <w:sz w:val="9"/>
                <w:szCs w:val="9"/>
                <w:lang w:eastAsia="zh-CN"/>
              </w:rPr>
              <w:t>Z</w:t>
            </w:r>
          </w:p>
          <w:p w14:paraId="7D37EFA2" w14:textId="77777777" w:rsidR="005B3559" w:rsidRDefault="005B3559" w:rsidP="00F9056E">
            <w:pPr>
              <w:jc w:val="center"/>
              <w:rPr>
                <w:rFonts w:ascii="Helvetica" w:hAnsi="Helvetica" w:cs="Times New Roman"/>
                <w:b/>
                <w:bCs/>
                <w:color w:val="000000"/>
                <w:sz w:val="9"/>
                <w:szCs w:val="9"/>
                <w:lang w:eastAsia="zh-CN"/>
              </w:rPr>
            </w:pPr>
            <w:r w:rsidRPr="0079305F">
              <w:rPr>
                <w:rFonts w:ascii="Helvetica" w:hAnsi="Helvetica" w:cs="Times New Roman"/>
                <w:b/>
                <w:bCs/>
                <w:color w:val="000000"/>
                <w:sz w:val="9"/>
                <w:szCs w:val="9"/>
                <w:lang w:eastAsia="zh-CN"/>
              </w:rPr>
              <w:t>C</w:t>
            </w:r>
          </w:p>
          <w:p w14:paraId="65F1033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V</w:t>
            </w: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6A14A45A"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0</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1EEF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068F3D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5E3EF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A3543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E38A5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3E1D5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F788B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458C1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61CD2A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CA519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EAA0B6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C83D1E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172A0F"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B5575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6E39E6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40EFD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r w:rsidR="005B3559" w:rsidRPr="0079305F" w14:paraId="7F02AAD7" w14:textId="77777777" w:rsidTr="00F655B3">
        <w:trPr>
          <w:trHeight w:val="7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586F73" w14:textId="77777777" w:rsidR="005B3559" w:rsidRPr="0079305F" w:rsidRDefault="005B3559" w:rsidP="00F9056E">
            <w:pPr>
              <w:rPr>
                <w:rFonts w:ascii="Times New Roman" w:hAnsi="Times New Roman" w:cs="Times New Roman"/>
                <w:lang w:eastAsia="zh-CN"/>
              </w:rPr>
            </w:pP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1FB846A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1</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B7C21A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423F67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2B2CAD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5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01C2F8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2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45872A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03399B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69C863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D53D6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1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8A0667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C87ADD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C25A77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B96523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5"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0DC63C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1ED209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107088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5DF350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r w:rsidR="005B3559" w:rsidRPr="0079305F" w14:paraId="53E81024" w14:textId="77777777" w:rsidTr="00F655B3">
        <w:trPr>
          <w:trHeight w:val="86"/>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60F960" w14:textId="77777777" w:rsidR="005B3559" w:rsidRPr="0079305F" w:rsidRDefault="005B3559" w:rsidP="00F9056E">
            <w:pPr>
              <w:rPr>
                <w:rFonts w:ascii="Times New Roman" w:hAnsi="Times New Roman" w:cs="Times New Roman"/>
                <w:lang w:eastAsia="zh-CN"/>
              </w:rPr>
            </w:pP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374B8C1A"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2</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4A8C1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EEC8B7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AE666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9AB2D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CCAC6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FE459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C0231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0F31E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F9364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A3AB0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E489E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8B276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73750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5C985A"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4DB19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A332FF"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r w:rsidR="005B3559" w:rsidRPr="0079305F" w14:paraId="19278CC4" w14:textId="77777777" w:rsidTr="00F655B3">
        <w:trPr>
          <w:trHeight w:val="7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C01511" w14:textId="77777777" w:rsidR="005B3559" w:rsidRPr="0079305F" w:rsidRDefault="005B3559" w:rsidP="00F9056E">
            <w:pPr>
              <w:rPr>
                <w:rFonts w:ascii="Times New Roman" w:hAnsi="Times New Roman" w:cs="Times New Roman"/>
                <w:lang w:eastAsia="zh-CN"/>
              </w:rPr>
            </w:pP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4BF4D47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3</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A86AD6C"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BB7CED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58605D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199C6F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2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372D9BC"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817B94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12B655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8DB89F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1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9483D4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3633B9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0F0BF5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EE8E65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5"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7D85B0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228602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1FDF3C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67E5FA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r w:rsidR="005B3559" w:rsidRPr="0079305F" w14:paraId="267D8256" w14:textId="77777777" w:rsidTr="00F655B3">
        <w:trPr>
          <w:trHeight w:val="7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4FF68C" w14:textId="77777777" w:rsidR="005B3559" w:rsidRPr="0079305F" w:rsidRDefault="005B3559" w:rsidP="00F9056E">
            <w:pPr>
              <w:rPr>
                <w:rFonts w:ascii="Times New Roman" w:hAnsi="Times New Roman" w:cs="Times New Roman"/>
                <w:lang w:eastAsia="zh-CN"/>
              </w:rPr>
            </w:pP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1FB22D4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4</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180D80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6EBBA4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56827F"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D9254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77878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97407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915A8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4A5DC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5FBB33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41739B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A0E21AF"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2F083F"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5C324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A019C0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CB379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11FA80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r w:rsidR="005B3559" w:rsidRPr="0079305F" w14:paraId="718F9AB3" w14:textId="77777777" w:rsidTr="00F655B3">
        <w:trPr>
          <w:trHeight w:val="86"/>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FDF1C3" w14:textId="77777777" w:rsidR="005B3559" w:rsidRPr="0079305F" w:rsidRDefault="005B3559" w:rsidP="00F9056E">
            <w:pPr>
              <w:rPr>
                <w:rFonts w:ascii="Times New Roman" w:hAnsi="Times New Roman" w:cs="Times New Roman"/>
                <w:lang w:eastAsia="zh-CN"/>
              </w:rPr>
            </w:pP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24309B7C"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5</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7C9AF1F"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F50389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398BEB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5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5D970F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2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1CF583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A7847CA"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366FC5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0EBFF1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1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8A5A22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4B27C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F420D8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40DE72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5"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468DD3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5FA727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406655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46AD58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r w:rsidR="005B3559" w:rsidRPr="0079305F" w14:paraId="641519C0" w14:textId="77777777" w:rsidTr="00F655B3">
        <w:trPr>
          <w:trHeight w:val="7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2EB75F" w14:textId="77777777" w:rsidR="005B3559" w:rsidRPr="0079305F" w:rsidRDefault="005B3559" w:rsidP="00F9056E">
            <w:pPr>
              <w:rPr>
                <w:rFonts w:ascii="Times New Roman" w:hAnsi="Times New Roman" w:cs="Times New Roman"/>
                <w:lang w:eastAsia="zh-CN"/>
              </w:rPr>
            </w:pP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743D722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6</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52312A"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350C2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20CDD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84E95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F7EE8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68718B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7CC3CF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14B755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6E191D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A52CB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9B13E1F"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A91CB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BEFF6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580BD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CB54FA"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287F02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r w:rsidR="005B3559" w:rsidRPr="0079305F" w14:paraId="6151E5D1" w14:textId="77777777" w:rsidTr="00F655B3">
        <w:trPr>
          <w:trHeight w:val="7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89D842" w14:textId="77777777" w:rsidR="005B3559" w:rsidRPr="0079305F" w:rsidRDefault="005B3559" w:rsidP="00F9056E">
            <w:pPr>
              <w:rPr>
                <w:rFonts w:ascii="Times New Roman" w:hAnsi="Times New Roman" w:cs="Times New Roman"/>
                <w:lang w:eastAsia="zh-CN"/>
              </w:rPr>
            </w:pP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7B3A18F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7</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EDCB66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44DDB2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9DCD28F"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86BA1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2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69E3E7A"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FCFAFA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D9271A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61E372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1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035E0A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DF9381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CE8E19C"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23D3D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5"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282EBD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39DB5C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45348A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A16A20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r w:rsidR="005B3559" w:rsidRPr="0079305F" w14:paraId="74BE7F14" w14:textId="77777777" w:rsidTr="00F655B3">
        <w:trPr>
          <w:trHeight w:val="86"/>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EA5A85" w14:textId="77777777" w:rsidR="005B3559" w:rsidRPr="0079305F" w:rsidRDefault="005B3559" w:rsidP="00F9056E">
            <w:pPr>
              <w:rPr>
                <w:rFonts w:ascii="Times New Roman" w:hAnsi="Times New Roman" w:cs="Times New Roman"/>
                <w:lang w:eastAsia="zh-CN"/>
              </w:rPr>
            </w:pP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429F60C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8</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74FAE0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D4C55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A3A9C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B5AF0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07A6AF"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9261F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C41BB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968FC8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BAD6D5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494ED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6287F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05E95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D6733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0E30E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773C2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04A7D8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r w:rsidR="005B3559" w:rsidRPr="0079305F" w14:paraId="48371D2D" w14:textId="77777777" w:rsidTr="00F655B3">
        <w:trPr>
          <w:trHeight w:val="7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1E16C7" w14:textId="77777777" w:rsidR="005B3559" w:rsidRPr="0079305F" w:rsidRDefault="005B3559" w:rsidP="00F9056E">
            <w:pPr>
              <w:rPr>
                <w:rFonts w:ascii="Times New Roman" w:hAnsi="Times New Roman" w:cs="Times New Roman"/>
                <w:lang w:eastAsia="zh-CN"/>
              </w:rPr>
            </w:pP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5C5CBB8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9</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C928E0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D5F323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815CD6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5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74EFEF"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2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C257AA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4DFB99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5E02DBA"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446F7CF"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1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19DA5BA"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EBAF2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7AA67AC"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F57ED6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5"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B3C546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47FADA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1364B5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AF4463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r w:rsidR="005B3559" w:rsidRPr="0079305F" w14:paraId="53EE5A6C" w14:textId="77777777" w:rsidTr="00F655B3">
        <w:trPr>
          <w:trHeight w:val="7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6715BA" w14:textId="77777777" w:rsidR="005B3559" w:rsidRPr="0079305F" w:rsidRDefault="005B3559" w:rsidP="00F9056E">
            <w:pPr>
              <w:rPr>
                <w:rFonts w:ascii="Times New Roman" w:hAnsi="Times New Roman" w:cs="Times New Roman"/>
                <w:lang w:eastAsia="zh-CN"/>
              </w:rPr>
            </w:pP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5EB933E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10</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08C24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12728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BFFF6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3B708C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FD7E69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B6598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695FAF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C8DA6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6F55A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35659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86689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66EE1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C92A5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6A561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74E42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261906C"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r w:rsidR="005B3559" w:rsidRPr="0079305F" w14:paraId="224D1241" w14:textId="77777777" w:rsidTr="00F655B3">
        <w:trPr>
          <w:trHeight w:val="86"/>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0FBD3E" w14:textId="77777777" w:rsidR="005B3559" w:rsidRPr="0079305F" w:rsidRDefault="005B3559" w:rsidP="00F9056E">
            <w:pPr>
              <w:rPr>
                <w:rFonts w:ascii="Times New Roman" w:hAnsi="Times New Roman" w:cs="Times New Roman"/>
                <w:lang w:eastAsia="zh-CN"/>
              </w:rPr>
            </w:pP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48DBF5D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11</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97274B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6F3B0B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DCF7DCC"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C19FE2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2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C3838E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3EB866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D8FF5C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6D3F33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1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C27240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49E1B9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094B9FC"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4AFBB6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5"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4B4795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A9FD72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10E814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482A05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r w:rsidR="005B3559" w:rsidRPr="0079305F" w14:paraId="529DF688" w14:textId="77777777" w:rsidTr="00F655B3">
        <w:trPr>
          <w:trHeight w:val="7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C1FE64" w14:textId="77777777" w:rsidR="005B3559" w:rsidRPr="0079305F" w:rsidRDefault="005B3559" w:rsidP="00F9056E">
            <w:pPr>
              <w:rPr>
                <w:rFonts w:ascii="Times New Roman" w:hAnsi="Times New Roman" w:cs="Times New Roman"/>
                <w:lang w:eastAsia="zh-CN"/>
              </w:rPr>
            </w:pP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0A48ED5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12</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AC5E02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33FAF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2FAE0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34585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2EB5B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FDDD5C"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21EEE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D6337C"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81FEA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613280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F2985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0CA08C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BED03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45E03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B74D7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A246E0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r w:rsidR="005B3559" w:rsidRPr="0079305F" w14:paraId="3D924869" w14:textId="77777777" w:rsidTr="00F655B3">
        <w:trPr>
          <w:trHeight w:val="7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07A024" w14:textId="77777777" w:rsidR="005B3559" w:rsidRPr="0079305F" w:rsidRDefault="005B3559" w:rsidP="00F9056E">
            <w:pPr>
              <w:rPr>
                <w:rFonts w:ascii="Times New Roman" w:hAnsi="Times New Roman" w:cs="Times New Roman"/>
                <w:lang w:eastAsia="zh-CN"/>
              </w:rPr>
            </w:pP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6C974BA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13</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33E704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D66449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76109F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5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0C7A49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2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603061C"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D0E294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353539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EBB129C"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1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9C5D89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13049A"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2A4696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86D608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5"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71BE98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4DB213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595D29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FBC8049"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r w:rsidR="005B3559" w:rsidRPr="0079305F" w14:paraId="625D6471" w14:textId="77777777" w:rsidTr="00F655B3">
        <w:trPr>
          <w:trHeight w:val="86"/>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F0C075" w14:textId="77777777" w:rsidR="005B3559" w:rsidRPr="0079305F" w:rsidRDefault="005B3559" w:rsidP="00F9056E">
            <w:pPr>
              <w:rPr>
                <w:rFonts w:ascii="Times New Roman" w:hAnsi="Times New Roman" w:cs="Times New Roman"/>
                <w:lang w:eastAsia="zh-CN"/>
              </w:rPr>
            </w:pP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421419F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14</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346A2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D8283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88B909C"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D37873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64B1AF3"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A55D1B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95A3EFA"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2EE83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8E84CF"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89A6FB"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D7C45A"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946A0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B3F392"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93F2E4"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1DA004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49696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r w:rsidR="005B3559" w:rsidRPr="0079305F" w14:paraId="09C68F88" w14:textId="77777777" w:rsidTr="00F655B3">
        <w:trPr>
          <w:trHeight w:val="7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E31C97" w14:textId="77777777" w:rsidR="005B3559" w:rsidRPr="0079305F" w:rsidRDefault="005B3559" w:rsidP="00F9056E">
            <w:pPr>
              <w:rPr>
                <w:rFonts w:ascii="Times New Roman" w:hAnsi="Times New Roman" w:cs="Times New Roman"/>
                <w:lang w:eastAsia="zh-CN"/>
              </w:rPr>
            </w:pPr>
          </w:p>
        </w:tc>
        <w:tc>
          <w:tcPr>
            <w:tcW w:w="221"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14:paraId="2ACCA90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b/>
                <w:bCs/>
                <w:color w:val="000000"/>
                <w:sz w:val="9"/>
                <w:szCs w:val="9"/>
                <w:lang w:eastAsia="zh-CN"/>
              </w:rPr>
              <w:t>15</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87CE855"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AE9AB3E"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15B435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534187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2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A9B19E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B3D346A"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610B89F"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A879E2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1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FCC0C46"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1FFB0E0"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51"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93133E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3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FA0028D"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45"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88E9D77"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c>
          <w:tcPr>
            <w:tcW w:w="23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23B8138"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FD93AE1" w14:textId="77777777" w:rsidR="005B3559" w:rsidRPr="0079305F" w:rsidRDefault="005B3559" w:rsidP="00F9056E">
            <w:pPr>
              <w:jc w:val="center"/>
              <w:rPr>
                <w:rFonts w:ascii="Times New Roman" w:hAnsi="Times New Roman" w:cs="Times New Roman"/>
                <w:lang w:eastAsia="zh-CN"/>
              </w:rPr>
            </w:pPr>
            <w:r w:rsidRPr="0079305F">
              <w:rPr>
                <w:rFonts w:ascii="Helvetica" w:hAnsi="Helvetica" w:cs="Times New Roman"/>
                <w:color w:val="000000"/>
                <w:sz w:val="9"/>
                <w:szCs w:val="9"/>
                <w:lang w:eastAsia="zh-CN"/>
              </w:rPr>
              <w:t>1</w:t>
            </w:r>
          </w:p>
        </w:tc>
        <w:tc>
          <w:tcPr>
            <w:tcW w:w="246"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BB4950A" w14:textId="77777777" w:rsidR="005B3559" w:rsidRPr="0079305F" w:rsidRDefault="005B3559" w:rsidP="005B02F3">
            <w:pPr>
              <w:keepNext/>
              <w:jc w:val="center"/>
              <w:rPr>
                <w:rFonts w:ascii="Times New Roman" w:hAnsi="Times New Roman" w:cs="Times New Roman"/>
                <w:lang w:eastAsia="zh-CN"/>
              </w:rPr>
            </w:pPr>
            <w:r w:rsidRPr="0079305F">
              <w:rPr>
                <w:rFonts w:ascii="Helvetica" w:hAnsi="Helvetica" w:cs="Times New Roman"/>
                <w:color w:val="000000"/>
                <w:sz w:val="9"/>
                <w:szCs w:val="9"/>
                <w:lang w:eastAsia="zh-CN"/>
              </w:rPr>
              <w:t>0</w:t>
            </w:r>
          </w:p>
        </w:tc>
      </w:tr>
    </w:tbl>
    <w:p w14:paraId="4BA41D32" w14:textId="77777777" w:rsidR="005B02F3" w:rsidRDefault="005B02F3" w:rsidP="00A73AAB">
      <w:pPr>
        <w:widowControl w:val="0"/>
        <w:autoSpaceDE w:val="0"/>
        <w:autoSpaceDN w:val="0"/>
        <w:adjustRightInd w:val="0"/>
        <w:ind w:firstLine="360"/>
        <w:jc w:val="both"/>
        <w:rPr>
          <w:rFonts w:ascii="宋体" w:eastAsia="宋体" w:hAnsi="宋体"/>
          <w:color w:val="000000"/>
          <w:sz w:val="20"/>
          <w:szCs w:val="21"/>
          <w:lang w:eastAsia="zh-CN"/>
        </w:rPr>
      </w:pPr>
    </w:p>
    <w:p w14:paraId="74445E9B" w14:textId="1C3616C3" w:rsidR="00CB723E" w:rsidRPr="00826B52" w:rsidRDefault="009C12E6"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fldChar w:fldCharType="begin"/>
      </w:r>
      <w:r w:rsidRPr="00826B52">
        <w:rPr>
          <w:rFonts w:ascii="华文中宋" w:eastAsia="华文中宋" w:hAnsi="华文中宋" w:cs="宋体"/>
          <w:sz w:val="21"/>
          <w:szCs w:val="21"/>
          <w:lang w:eastAsia="zh-CN"/>
        </w:rPr>
        <w:instrText xml:space="preserve"> REF _Ref444521269 \h </w:instrText>
      </w:r>
      <w:r w:rsidR="00826B52">
        <w:rPr>
          <w:rFonts w:ascii="华文中宋" w:eastAsia="华文中宋" w:hAnsi="华文中宋" w:cs="宋体"/>
          <w:sz w:val="21"/>
          <w:szCs w:val="21"/>
          <w:lang w:eastAsia="zh-CN"/>
        </w:rPr>
        <w:instrText xml:space="preserve"> \* MERGEFORMAT </w:instrText>
      </w:r>
      <w:r w:rsidRPr="00826B52">
        <w:rPr>
          <w:rFonts w:ascii="华文中宋" w:eastAsia="华文中宋" w:hAnsi="华文中宋" w:cs="宋体"/>
          <w:sz w:val="21"/>
          <w:szCs w:val="21"/>
          <w:lang w:eastAsia="zh-CN"/>
        </w:rPr>
      </w:r>
      <w:r w:rsidRPr="00826B52">
        <w:rPr>
          <w:rFonts w:ascii="华文中宋" w:eastAsia="华文中宋" w:hAnsi="华文中宋" w:cs="宋体"/>
          <w:sz w:val="21"/>
          <w:szCs w:val="21"/>
          <w:lang w:eastAsia="zh-CN"/>
        </w:rPr>
        <w:fldChar w:fldCharType="separate"/>
      </w:r>
      <w:r w:rsidR="00710AA6" w:rsidRPr="00710AA6">
        <w:rPr>
          <w:rFonts w:ascii="华文中宋" w:eastAsia="华文中宋" w:hAnsi="华文中宋" w:cs="宋体" w:hint="eastAsia"/>
          <w:sz w:val="21"/>
          <w:szCs w:val="21"/>
          <w:lang w:eastAsia="zh-CN"/>
        </w:rPr>
        <w:t>算法</w:t>
      </w:r>
      <w:r w:rsidR="00710AA6" w:rsidRPr="00710AA6">
        <w:rPr>
          <w:rFonts w:ascii="华文中宋" w:eastAsia="华文中宋" w:hAnsi="华文中宋" w:cs="宋体"/>
          <w:sz w:val="21"/>
          <w:szCs w:val="21"/>
          <w:lang w:eastAsia="zh-CN"/>
        </w:rPr>
        <w:t>4</w:t>
      </w:r>
      <w:r w:rsidRPr="00826B52">
        <w:rPr>
          <w:rFonts w:ascii="华文中宋" w:eastAsia="华文中宋" w:hAnsi="华文中宋" w:cs="宋体"/>
          <w:sz w:val="21"/>
          <w:szCs w:val="21"/>
          <w:lang w:eastAsia="zh-CN"/>
        </w:rPr>
        <w:fldChar w:fldCharType="end"/>
      </w:r>
      <w:r w:rsidRPr="00826B52">
        <w:rPr>
          <w:rFonts w:ascii="华文中宋" w:eastAsia="华文中宋" w:hAnsi="华文中宋" w:cs="宋体" w:hint="eastAsia"/>
          <w:sz w:val="21"/>
          <w:szCs w:val="21"/>
          <w:lang w:eastAsia="zh-CN"/>
        </w:rPr>
        <w:t>描述</w:t>
      </w:r>
      <w:r w:rsidRPr="00826B52">
        <w:rPr>
          <w:rFonts w:ascii="华文中宋" w:eastAsia="华文中宋" w:hAnsi="华文中宋" w:cs="宋体"/>
          <w:sz w:val="21"/>
          <w:szCs w:val="21"/>
          <w:lang w:eastAsia="zh-CN"/>
        </w:rPr>
        <w:t>如何</w:t>
      </w:r>
      <w:r w:rsidR="00CB723E" w:rsidRPr="00826B52">
        <w:rPr>
          <w:rFonts w:ascii="华文中宋" w:eastAsia="华文中宋" w:hAnsi="华文中宋" w:cs="宋体"/>
          <w:sz w:val="21"/>
          <w:szCs w:val="21"/>
          <w:lang w:eastAsia="zh-CN"/>
        </w:rPr>
        <w:t>借助于查找表，</w:t>
      </w:r>
      <w:r w:rsidR="00CB723E" w:rsidRPr="00826B52">
        <w:rPr>
          <w:rFonts w:ascii="华文中宋" w:eastAsia="华文中宋" w:hAnsi="华文中宋" w:cs="宋体" w:hint="eastAsia"/>
          <w:sz w:val="21"/>
          <w:szCs w:val="21"/>
          <w:lang w:eastAsia="zh-CN"/>
        </w:rPr>
        <w:t>判断</w:t>
      </w:r>
      <w:r w:rsidR="00CB723E" w:rsidRPr="00826B52">
        <w:rPr>
          <w:rFonts w:ascii="华文中宋" w:eastAsia="华文中宋" w:hAnsi="华文中宋" w:cs="宋体"/>
          <w:sz w:val="21"/>
          <w:szCs w:val="21"/>
          <w:lang w:eastAsia="zh-CN"/>
        </w:rPr>
        <w:t>一条指令是否</w:t>
      </w:r>
      <w:r w:rsidR="00CB723E" w:rsidRPr="00826B52">
        <w:rPr>
          <w:rFonts w:ascii="华文中宋" w:eastAsia="华文中宋" w:hAnsi="华文中宋" w:cs="宋体" w:hint="eastAsia"/>
          <w:sz w:val="21"/>
          <w:szCs w:val="21"/>
          <w:lang w:eastAsia="zh-CN"/>
        </w:rPr>
        <w:t>将被</w:t>
      </w:r>
      <w:r w:rsidRPr="00826B52">
        <w:rPr>
          <w:rFonts w:ascii="华文中宋" w:eastAsia="华文中宋" w:hAnsi="华文中宋" w:cs="宋体"/>
          <w:sz w:val="21"/>
          <w:szCs w:val="21"/>
          <w:lang w:eastAsia="zh-CN"/>
        </w:rPr>
        <w:t>执行。</w:t>
      </w:r>
    </w:p>
    <w:p w14:paraId="7DEE66CD" w14:textId="77777777" w:rsidR="00CB723E" w:rsidRPr="00B0599A" w:rsidRDefault="00CB723E" w:rsidP="00CB723E">
      <w:pPr>
        <w:widowControl w:val="0"/>
        <w:ind w:firstLineChars="150" w:firstLine="270"/>
        <w:jc w:val="center"/>
        <w:rPr>
          <w:rFonts w:ascii="华文中宋" w:eastAsia="华文中宋" w:hAnsi="华文中宋" w:cs="宋体"/>
          <w:b/>
          <w:sz w:val="18"/>
          <w:szCs w:val="21"/>
          <w:lang w:eastAsia="zh-CN"/>
        </w:rPr>
      </w:pPr>
      <w:bookmarkStart w:id="88" w:name="_Ref444521269"/>
      <w:r w:rsidRPr="00B0599A">
        <w:rPr>
          <w:rFonts w:ascii="华文中宋" w:eastAsia="华文中宋" w:hAnsi="华文中宋" w:cs="宋体" w:hint="eastAsia"/>
          <w:b/>
          <w:sz w:val="18"/>
          <w:szCs w:val="21"/>
          <w:lang w:eastAsia="zh-CN"/>
        </w:rPr>
        <w:t>算法</w:t>
      </w:r>
      <w:r w:rsidRPr="00B0599A">
        <w:rPr>
          <w:rFonts w:ascii="华文中宋" w:eastAsia="华文中宋" w:hAnsi="华文中宋" w:cs="宋体"/>
          <w:b/>
          <w:sz w:val="18"/>
          <w:szCs w:val="21"/>
          <w:lang w:eastAsia="zh-CN"/>
        </w:rPr>
        <w:fldChar w:fldCharType="begin"/>
      </w:r>
      <w:r w:rsidRPr="00B0599A">
        <w:rPr>
          <w:rFonts w:ascii="华文中宋" w:eastAsia="华文中宋" w:hAnsi="华文中宋" w:cs="宋体"/>
          <w:b/>
          <w:sz w:val="18"/>
          <w:szCs w:val="21"/>
          <w:lang w:eastAsia="zh-CN"/>
        </w:rPr>
        <w:instrText xml:space="preserve"> </w:instrText>
      </w:r>
      <w:r w:rsidRPr="00B0599A">
        <w:rPr>
          <w:rFonts w:ascii="华文中宋" w:eastAsia="华文中宋" w:hAnsi="华文中宋" w:cs="宋体" w:hint="eastAsia"/>
          <w:b/>
          <w:sz w:val="18"/>
          <w:szCs w:val="21"/>
          <w:lang w:eastAsia="zh-CN"/>
        </w:rPr>
        <w:instrText>SEQ 算法 \* ARABIC</w:instrText>
      </w:r>
      <w:r w:rsidRPr="00B0599A">
        <w:rPr>
          <w:rFonts w:ascii="华文中宋" w:eastAsia="华文中宋" w:hAnsi="华文中宋" w:cs="宋体"/>
          <w:b/>
          <w:sz w:val="18"/>
          <w:szCs w:val="21"/>
          <w:lang w:eastAsia="zh-CN"/>
        </w:rPr>
        <w:instrText xml:space="preserve"> </w:instrText>
      </w:r>
      <w:r w:rsidRPr="00B0599A">
        <w:rPr>
          <w:rFonts w:ascii="华文中宋" w:eastAsia="华文中宋" w:hAnsi="华文中宋" w:cs="宋体"/>
          <w:b/>
          <w:sz w:val="18"/>
          <w:szCs w:val="21"/>
          <w:lang w:eastAsia="zh-CN"/>
        </w:rPr>
        <w:fldChar w:fldCharType="separate"/>
      </w:r>
      <w:r w:rsidR="00710AA6">
        <w:rPr>
          <w:rFonts w:ascii="华文中宋" w:eastAsia="华文中宋" w:hAnsi="华文中宋" w:cs="宋体"/>
          <w:b/>
          <w:noProof/>
          <w:sz w:val="18"/>
          <w:szCs w:val="21"/>
          <w:lang w:eastAsia="zh-CN"/>
        </w:rPr>
        <w:t>4</w:t>
      </w:r>
      <w:r w:rsidRPr="00B0599A">
        <w:rPr>
          <w:rFonts w:ascii="华文中宋" w:eastAsia="华文中宋" w:hAnsi="华文中宋" w:cs="宋体"/>
          <w:b/>
          <w:sz w:val="18"/>
          <w:szCs w:val="21"/>
          <w:lang w:eastAsia="zh-CN"/>
        </w:rPr>
        <w:fldChar w:fldCharType="end"/>
      </w:r>
      <w:bookmarkEnd w:id="88"/>
      <w:r w:rsidRPr="00B0599A">
        <w:rPr>
          <w:rFonts w:ascii="华文中宋" w:eastAsia="华文中宋" w:hAnsi="华文中宋" w:cs="宋体" w:hint="eastAsia"/>
          <w:b/>
          <w:sz w:val="18"/>
          <w:szCs w:val="21"/>
          <w:lang w:eastAsia="zh-CN"/>
        </w:rPr>
        <w:t xml:space="preserve"> </w:t>
      </w:r>
      <w:r w:rsidRPr="00B0599A">
        <w:rPr>
          <w:rFonts w:ascii="Times New Roman" w:eastAsia="华文中宋" w:hAnsi="Times New Roman" w:cs="Times New Roman"/>
          <w:b/>
          <w:sz w:val="18"/>
          <w:szCs w:val="21"/>
          <w:lang w:eastAsia="zh-CN"/>
        </w:rPr>
        <w:t>md_cond_ok()</w:t>
      </w:r>
    </w:p>
    <w:tbl>
      <w:tblPr>
        <w:tblW w:w="0" w:type="auto"/>
        <w:tblInd w:w="250"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4070"/>
      </w:tblGrid>
      <w:tr w:rsidR="00CB723E" w:rsidRPr="00C36228" w14:paraId="7319A97D" w14:textId="77777777" w:rsidTr="00C02130">
        <w:trPr>
          <w:trHeight w:val="267"/>
        </w:trPr>
        <w:tc>
          <w:tcPr>
            <w:tcW w:w="4070" w:type="dxa"/>
            <w:tcBorders>
              <w:bottom w:val="single" w:sz="12" w:space="0" w:color="000000"/>
            </w:tcBorders>
            <w:shd w:val="clear" w:color="auto" w:fill="auto"/>
          </w:tcPr>
          <w:p w14:paraId="3DEAC879" w14:textId="77777777" w:rsidR="00CB723E" w:rsidRPr="00B0599A" w:rsidRDefault="00CB723E" w:rsidP="00C02130">
            <w:pPr>
              <w:widowControl w:val="0"/>
              <w:jc w:val="both"/>
              <w:rPr>
                <w:rFonts w:ascii="宋体" w:eastAsia="宋体" w:hAnsi="宋体" w:cs="Times New Roman"/>
                <w:b/>
                <w:bCs/>
                <w:color w:val="000080"/>
                <w:kern w:val="2"/>
                <w:sz w:val="18"/>
                <w:szCs w:val="18"/>
                <w:lang w:eastAsia="zh-CN"/>
              </w:rPr>
            </w:pPr>
            <w:r w:rsidRPr="00B0599A">
              <w:rPr>
                <w:rFonts w:ascii="华文中宋" w:eastAsia="华文中宋" w:hAnsi="华文中宋" w:cs="宋体" w:hint="eastAsia"/>
                <w:sz w:val="18"/>
                <w:szCs w:val="21"/>
                <w:lang w:eastAsia="zh-CN"/>
              </w:rPr>
              <w:t>算法: 指令</w:t>
            </w:r>
            <w:r w:rsidRPr="00B0599A">
              <w:rPr>
                <w:rFonts w:ascii="华文中宋" w:eastAsia="华文中宋" w:hAnsi="华文中宋" w:cs="宋体"/>
                <w:sz w:val="18"/>
                <w:szCs w:val="21"/>
                <w:lang w:eastAsia="zh-CN"/>
              </w:rPr>
              <w:t>条件域</w:t>
            </w:r>
            <w:r w:rsidRPr="00B0599A">
              <w:rPr>
                <w:rFonts w:ascii="华文中宋" w:eastAsia="华文中宋" w:hAnsi="华文中宋" w:cs="宋体" w:hint="eastAsia"/>
                <w:sz w:val="18"/>
                <w:szCs w:val="21"/>
                <w:lang w:eastAsia="zh-CN"/>
              </w:rPr>
              <w:t>检测</w:t>
            </w:r>
          </w:p>
        </w:tc>
      </w:tr>
      <w:tr w:rsidR="00CB723E" w:rsidRPr="00C36228" w14:paraId="200A6D1C" w14:textId="77777777" w:rsidTr="00C02130">
        <w:tc>
          <w:tcPr>
            <w:tcW w:w="4070" w:type="dxa"/>
            <w:shd w:val="clear" w:color="auto" w:fill="auto"/>
          </w:tcPr>
          <w:p w14:paraId="3A8810F4" w14:textId="77777777" w:rsidR="00CB723E" w:rsidRPr="00B0599A" w:rsidRDefault="00CB723E" w:rsidP="00C02130">
            <w:pPr>
              <w:widowControl w:val="0"/>
              <w:jc w:val="both"/>
              <w:rPr>
                <w:rFonts w:ascii="华文中宋" w:eastAsia="华文中宋" w:hAnsi="华文中宋" w:cs="宋体"/>
                <w:sz w:val="18"/>
                <w:szCs w:val="21"/>
                <w:lang w:eastAsia="zh-CN"/>
              </w:rPr>
            </w:pPr>
            <w:r w:rsidRPr="00B0599A">
              <w:rPr>
                <w:rFonts w:ascii="华文中宋" w:eastAsia="华文中宋" w:hAnsi="华文中宋" w:cs="宋体" w:hint="eastAsia"/>
                <w:sz w:val="18"/>
                <w:szCs w:val="21"/>
                <w:lang w:eastAsia="zh-CN"/>
              </w:rPr>
              <w:t>输入</w:t>
            </w:r>
            <w:r w:rsidRPr="00B0599A">
              <w:rPr>
                <w:rFonts w:ascii="华文中宋" w:eastAsia="华文中宋" w:hAnsi="华文中宋" w:cs="宋体"/>
                <w:sz w:val="18"/>
                <w:szCs w:val="21"/>
                <w:lang w:eastAsia="zh-CN"/>
              </w:rPr>
              <w:t xml:space="preserve">: </w:t>
            </w:r>
            <w:r w:rsidRPr="00B0599A">
              <w:rPr>
                <w:rFonts w:ascii="华文中宋" w:eastAsia="华文中宋" w:hAnsi="华文中宋" w:cs="宋体"/>
                <w:sz w:val="18"/>
                <w:szCs w:val="21"/>
                <w:lang w:eastAsia="zh-CN"/>
              </w:rPr>
              <w:fldChar w:fldCharType="begin"/>
            </w:r>
            <w:r w:rsidRPr="00B0599A">
              <w:rPr>
                <w:rFonts w:ascii="华文中宋" w:eastAsia="华文中宋" w:hAnsi="华文中宋" w:cs="宋体"/>
                <w:sz w:val="18"/>
                <w:szCs w:val="21"/>
                <w:lang w:eastAsia="zh-CN"/>
              </w:rPr>
              <w:instrText xml:space="preserve"> </w:instrText>
            </w:r>
            <w:r w:rsidRPr="00B0599A">
              <w:rPr>
                <w:rFonts w:ascii="华文中宋" w:eastAsia="华文中宋" w:hAnsi="华文中宋" w:cs="宋体" w:hint="eastAsia"/>
                <w:sz w:val="18"/>
                <w:szCs w:val="21"/>
                <w:lang w:eastAsia="zh-CN"/>
              </w:rPr>
              <w:instrText>eq \o\ac(○,1)</w:instrText>
            </w:r>
            <w:r w:rsidRPr="00B0599A">
              <w:rPr>
                <w:rFonts w:ascii="华文中宋" w:eastAsia="华文中宋" w:hAnsi="华文中宋" w:cs="宋体"/>
                <w:sz w:val="18"/>
                <w:szCs w:val="21"/>
                <w:lang w:eastAsia="zh-CN"/>
              </w:rPr>
              <w:fldChar w:fldCharType="end"/>
            </w:r>
            <w:r w:rsidRPr="00B0599A">
              <w:rPr>
                <w:rFonts w:ascii="华文中宋" w:eastAsia="华文中宋" w:hAnsi="华文中宋" w:cs="宋体"/>
                <w:sz w:val="18"/>
                <w:szCs w:val="21"/>
                <w:lang w:eastAsia="zh-CN"/>
              </w:rPr>
              <w:t xml:space="preserve">指令条件域的十进制表示: </w:t>
            </w:r>
            <w:r w:rsidRPr="00B0599A">
              <w:rPr>
                <w:rFonts w:ascii="Times New Roman" w:eastAsia="华文中宋" w:hAnsi="Times New Roman" w:cs="Times New Roman" w:hint="eastAsia"/>
                <w:sz w:val="18"/>
                <w:szCs w:val="21"/>
                <w:lang w:eastAsia="zh-CN"/>
              </w:rPr>
              <w:t>cond</w:t>
            </w:r>
          </w:p>
          <w:p w14:paraId="10FF33E4" w14:textId="2850D3D3" w:rsidR="00CB723E" w:rsidRPr="00B0599A" w:rsidRDefault="00F7652A" w:rsidP="00F7652A">
            <w:pPr>
              <w:widowControl w:val="0"/>
              <w:jc w:val="both"/>
              <w:rPr>
                <w:rFonts w:ascii="华文中宋" w:eastAsia="华文中宋" w:hAnsi="华文中宋" w:cs="宋体"/>
                <w:sz w:val="18"/>
                <w:szCs w:val="21"/>
                <w:lang w:eastAsia="zh-CN"/>
              </w:rPr>
            </w:pPr>
            <w:r>
              <w:rPr>
                <w:rFonts w:ascii="华文中宋" w:eastAsia="华文中宋" w:hAnsi="华文中宋" w:cs="宋体"/>
                <w:sz w:val="18"/>
                <w:szCs w:val="21"/>
                <w:lang w:eastAsia="zh-CN"/>
              </w:rPr>
              <w:t xml:space="preserve">        </w:t>
            </w:r>
            <w:r w:rsidR="00CB723E" w:rsidRPr="00B0599A">
              <w:rPr>
                <w:rFonts w:ascii="华文中宋" w:eastAsia="华文中宋" w:hAnsi="华文中宋" w:cs="宋体"/>
                <w:sz w:val="18"/>
                <w:szCs w:val="21"/>
                <w:lang w:eastAsia="zh-CN"/>
              </w:rPr>
              <w:fldChar w:fldCharType="begin"/>
            </w:r>
            <w:r w:rsidR="00CB723E" w:rsidRPr="00B0599A">
              <w:rPr>
                <w:rFonts w:ascii="华文中宋" w:eastAsia="华文中宋" w:hAnsi="华文中宋" w:cs="宋体"/>
                <w:sz w:val="18"/>
                <w:szCs w:val="21"/>
                <w:lang w:eastAsia="zh-CN"/>
              </w:rPr>
              <w:instrText xml:space="preserve"> </w:instrText>
            </w:r>
            <w:r w:rsidR="00CB723E" w:rsidRPr="00B0599A">
              <w:rPr>
                <w:rFonts w:ascii="华文中宋" w:eastAsia="华文中宋" w:hAnsi="华文中宋" w:cs="宋体" w:hint="eastAsia"/>
                <w:sz w:val="18"/>
                <w:szCs w:val="21"/>
                <w:lang w:eastAsia="zh-CN"/>
              </w:rPr>
              <w:instrText>eq \o\ac(○,2)</w:instrText>
            </w:r>
            <w:r w:rsidR="00CB723E" w:rsidRPr="00B0599A">
              <w:rPr>
                <w:rFonts w:ascii="华文中宋" w:eastAsia="华文中宋" w:hAnsi="华文中宋" w:cs="宋体"/>
                <w:sz w:val="18"/>
                <w:szCs w:val="21"/>
                <w:lang w:eastAsia="zh-CN"/>
              </w:rPr>
              <w:fldChar w:fldCharType="end"/>
            </w:r>
            <w:r w:rsidR="00CB723E" w:rsidRPr="00B0599A">
              <w:rPr>
                <w:rFonts w:ascii="华文中宋" w:eastAsia="华文中宋" w:hAnsi="华文中宋" w:cs="宋体"/>
                <w:sz w:val="18"/>
                <w:szCs w:val="21"/>
                <w:lang w:eastAsia="zh-CN"/>
              </w:rPr>
              <w:t>程序状态寄存器中</w:t>
            </w:r>
            <w:r w:rsidR="00CB723E" w:rsidRPr="00B0599A">
              <w:rPr>
                <w:rFonts w:ascii="Times New Roman" w:eastAsia="华文中宋" w:hAnsi="Times New Roman" w:cs="Times New Roman" w:hint="eastAsia"/>
                <w:sz w:val="18"/>
                <w:szCs w:val="21"/>
                <w:lang w:eastAsia="zh-CN"/>
              </w:rPr>
              <w:t>NZCV</w:t>
            </w:r>
            <w:r w:rsidR="00CB723E" w:rsidRPr="00B0599A">
              <w:rPr>
                <w:rFonts w:ascii="华文中宋" w:eastAsia="华文中宋" w:hAnsi="华文中宋" w:cs="宋体"/>
                <w:sz w:val="18"/>
                <w:szCs w:val="21"/>
                <w:lang w:eastAsia="zh-CN"/>
              </w:rPr>
              <w:t xml:space="preserve">域: </w:t>
            </w:r>
            <w:r w:rsidR="00CB723E" w:rsidRPr="00B0599A">
              <w:rPr>
                <w:rFonts w:ascii="Times New Roman" w:eastAsia="华文中宋" w:hAnsi="Times New Roman" w:cs="Times New Roman" w:hint="eastAsia"/>
                <w:sz w:val="18"/>
                <w:szCs w:val="21"/>
                <w:lang w:eastAsia="zh-CN"/>
              </w:rPr>
              <w:t>nzcv</w:t>
            </w:r>
          </w:p>
          <w:p w14:paraId="29765DBD" w14:textId="3FDB1D05" w:rsidR="00CB723E" w:rsidRPr="00B0599A" w:rsidRDefault="00F7652A" w:rsidP="00F7652A">
            <w:pPr>
              <w:widowControl w:val="0"/>
              <w:jc w:val="both"/>
              <w:rPr>
                <w:rFonts w:ascii="华文中宋" w:eastAsia="华文中宋" w:hAnsi="华文中宋" w:cs="宋体"/>
                <w:sz w:val="18"/>
                <w:szCs w:val="21"/>
                <w:lang w:eastAsia="zh-CN"/>
              </w:rPr>
            </w:pPr>
            <w:r>
              <w:rPr>
                <w:rFonts w:ascii="华文中宋" w:eastAsia="华文中宋" w:hAnsi="华文中宋" w:cs="宋体"/>
                <w:sz w:val="18"/>
                <w:szCs w:val="21"/>
                <w:lang w:eastAsia="zh-CN"/>
              </w:rPr>
              <w:t xml:space="preserve">        </w:t>
            </w:r>
            <w:r w:rsidR="00CB723E" w:rsidRPr="00B0599A">
              <w:rPr>
                <w:rFonts w:ascii="华文中宋" w:eastAsia="华文中宋" w:hAnsi="华文中宋" w:cs="宋体"/>
                <w:sz w:val="18"/>
                <w:szCs w:val="21"/>
                <w:lang w:eastAsia="zh-CN"/>
              </w:rPr>
              <w:fldChar w:fldCharType="begin"/>
            </w:r>
            <w:r w:rsidR="00CB723E" w:rsidRPr="00B0599A">
              <w:rPr>
                <w:rFonts w:ascii="华文中宋" w:eastAsia="华文中宋" w:hAnsi="华文中宋" w:cs="宋体"/>
                <w:sz w:val="18"/>
                <w:szCs w:val="21"/>
                <w:lang w:eastAsia="zh-CN"/>
              </w:rPr>
              <w:instrText xml:space="preserve"> </w:instrText>
            </w:r>
            <w:r w:rsidR="00CB723E" w:rsidRPr="00B0599A">
              <w:rPr>
                <w:rFonts w:ascii="华文中宋" w:eastAsia="华文中宋" w:hAnsi="华文中宋" w:cs="宋体" w:hint="eastAsia"/>
                <w:sz w:val="18"/>
                <w:szCs w:val="21"/>
                <w:lang w:eastAsia="zh-CN"/>
              </w:rPr>
              <w:instrText>eq \o\ac(○,3)</w:instrText>
            </w:r>
            <w:r w:rsidR="00CB723E" w:rsidRPr="00B0599A">
              <w:rPr>
                <w:rFonts w:ascii="华文中宋" w:eastAsia="华文中宋" w:hAnsi="华文中宋" w:cs="宋体"/>
                <w:sz w:val="18"/>
                <w:szCs w:val="21"/>
                <w:lang w:eastAsia="zh-CN"/>
              </w:rPr>
              <w:fldChar w:fldCharType="end"/>
            </w:r>
            <w:r w:rsidR="00CB723E" w:rsidRPr="00B0599A">
              <w:rPr>
                <w:rFonts w:ascii="华文中宋" w:eastAsia="华文中宋" w:hAnsi="华文中宋" w:cs="宋体"/>
                <w:sz w:val="18"/>
                <w:szCs w:val="21"/>
                <w:lang w:eastAsia="zh-CN"/>
              </w:rPr>
              <w:t>存储所有256</w:t>
            </w:r>
            <w:r w:rsidR="00CB723E" w:rsidRPr="00B0599A">
              <w:rPr>
                <w:rFonts w:ascii="华文中宋" w:eastAsia="华文中宋" w:hAnsi="华文中宋" w:cs="宋体" w:hint="eastAsia"/>
                <w:sz w:val="18"/>
                <w:szCs w:val="21"/>
                <w:lang w:eastAsia="zh-CN"/>
              </w:rPr>
              <w:t>种</w:t>
            </w:r>
            <w:r w:rsidR="00CB723E" w:rsidRPr="00B0599A">
              <w:rPr>
                <w:rFonts w:ascii="华文中宋" w:eastAsia="华文中宋" w:hAnsi="华文中宋" w:cs="宋体"/>
                <w:sz w:val="18"/>
                <w:szCs w:val="21"/>
                <w:lang w:eastAsia="zh-CN"/>
              </w:rPr>
              <w:t>匹配值的查找表: t</w:t>
            </w:r>
            <w:r w:rsidR="00CB723E" w:rsidRPr="00B0599A">
              <w:rPr>
                <w:rFonts w:ascii="Times New Roman" w:eastAsia="华文中宋" w:hAnsi="Times New Roman" w:cs="Times New Roman"/>
                <w:sz w:val="18"/>
                <w:szCs w:val="21"/>
                <w:lang w:eastAsia="zh-CN"/>
              </w:rPr>
              <w:t>ab</w:t>
            </w:r>
          </w:p>
          <w:p w14:paraId="3CF6E012" w14:textId="77777777" w:rsidR="00CB723E" w:rsidRPr="00B0599A" w:rsidRDefault="00CB723E" w:rsidP="00C02130">
            <w:pPr>
              <w:widowControl w:val="0"/>
              <w:jc w:val="both"/>
              <w:rPr>
                <w:rFonts w:ascii="华文中宋" w:eastAsia="华文中宋" w:hAnsi="华文中宋" w:cs="宋体"/>
                <w:sz w:val="18"/>
                <w:szCs w:val="21"/>
                <w:lang w:eastAsia="zh-CN"/>
              </w:rPr>
            </w:pPr>
            <w:r w:rsidRPr="00B0599A">
              <w:rPr>
                <w:rFonts w:ascii="华文中宋" w:eastAsia="华文中宋" w:hAnsi="华文中宋" w:cs="宋体" w:hint="eastAsia"/>
                <w:sz w:val="18"/>
                <w:szCs w:val="21"/>
                <w:lang w:eastAsia="zh-CN"/>
              </w:rPr>
              <w:t>步骤：</w:t>
            </w:r>
          </w:p>
          <w:p w14:paraId="65FEE628" w14:textId="77777777" w:rsidR="00CB723E" w:rsidRPr="00B0599A" w:rsidRDefault="00CB723E" w:rsidP="00C02130">
            <w:pPr>
              <w:widowControl w:val="0"/>
              <w:jc w:val="both"/>
              <w:rPr>
                <w:rFonts w:ascii="华文中宋" w:eastAsia="华文中宋" w:hAnsi="华文中宋" w:cs="宋体"/>
                <w:sz w:val="18"/>
                <w:szCs w:val="21"/>
                <w:lang w:eastAsia="zh-CN"/>
              </w:rPr>
            </w:pPr>
            <w:r w:rsidRPr="00B0599A">
              <w:rPr>
                <w:rFonts w:ascii="华文中宋" w:eastAsia="华文中宋" w:hAnsi="华文中宋" w:cs="宋体"/>
                <w:sz w:val="18"/>
                <w:szCs w:val="21"/>
                <w:lang w:eastAsia="zh-CN"/>
              </w:rPr>
              <w:t xml:space="preserve">      </w:t>
            </w:r>
            <w:r w:rsidRPr="00B0599A">
              <w:rPr>
                <w:rFonts w:ascii="Times New Roman" w:eastAsia="华文中宋" w:hAnsi="Times New Roman" w:cs="Times New Roman" w:hint="eastAsia"/>
                <w:sz w:val="18"/>
                <w:szCs w:val="21"/>
                <w:lang w:eastAsia="zh-CN"/>
              </w:rPr>
              <w:t>re</w:t>
            </w:r>
            <w:r w:rsidRPr="00B0599A">
              <w:rPr>
                <w:rFonts w:ascii="Times New Roman" w:eastAsia="华文中宋" w:hAnsi="Times New Roman" w:cs="Times New Roman"/>
                <w:sz w:val="18"/>
                <w:szCs w:val="21"/>
                <w:lang w:eastAsia="zh-CN"/>
              </w:rPr>
              <w:t>s = tab[</w:t>
            </w:r>
            <w:r w:rsidRPr="00B0599A">
              <w:rPr>
                <w:rFonts w:ascii="Times New Roman" w:eastAsia="华文中宋" w:hAnsi="Times New Roman" w:cs="Times New Roman" w:hint="eastAsia"/>
                <w:sz w:val="18"/>
                <w:szCs w:val="21"/>
                <w:lang w:eastAsia="zh-CN"/>
              </w:rPr>
              <w:t>nzcv</w:t>
            </w:r>
            <w:r w:rsidRPr="00B0599A">
              <w:rPr>
                <w:rFonts w:ascii="Times New Roman" w:eastAsia="华文中宋" w:hAnsi="Times New Roman" w:cs="Times New Roman"/>
                <w:sz w:val="18"/>
                <w:szCs w:val="21"/>
                <w:lang w:eastAsia="zh-CN"/>
              </w:rPr>
              <w:t>][cond];</w:t>
            </w:r>
          </w:p>
          <w:p w14:paraId="7ED081A4" w14:textId="77777777" w:rsidR="00CB723E" w:rsidRPr="00B0599A" w:rsidRDefault="00CB723E" w:rsidP="00C02130">
            <w:pPr>
              <w:widowControl w:val="0"/>
              <w:jc w:val="both"/>
              <w:rPr>
                <w:rFonts w:ascii="宋体" w:eastAsia="宋体" w:hAnsi="宋体" w:cs="Times New Roman"/>
                <w:b/>
                <w:kern w:val="2"/>
                <w:sz w:val="18"/>
                <w:szCs w:val="18"/>
                <w:lang w:eastAsia="zh-CN"/>
              </w:rPr>
            </w:pPr>
            <w:r w:rsidRPr="00B0599A">
              <w:rPr>
                <w:rFonts w:ascii="华文中宋" w:eastAsia="华文中宋" w:hAnsi="华文中宋" w:cs="宋体" w:hint="eastAsia"/>
                <w:sz w:val="18"/>
                <w:szCs w:val="21"/>
                <w:lang w:eastAsia="zh-CN"/>
              </w:rPr>
              <w:t>输出：表征</w:t>
            </w:r>
            <w:r w:rsidRPr="00B0599A">
              <w:rPr>
                <w:rFonts w:ascii="华文中宋" w:eastAsia="华文中宋" w:hAnsi="华文中宋" w:cs="宋体"/>
                <w:sz w:val="18"/>
                <w:szCs w:val="21"/>
                <w:lang w:eastAsia="zh-CN"/>
              </w:rPr>
              <w:t>该指令是否被执行的标志</w:t>
            </w:r>
            <w:r w:rsidRPr="00B0599A">
              <w:rPr>
                <w:rFonts w:ascii="Times New Roman" w:eastAsia="华文中宋" w:hAnsi="Times New Roman" w:cs="Times New Roman"/>
                <w:sz w:val="18"/>
                <w:szCs w:val="21"/>
                <w:lang w:eastAsia="zh-CN"/>
              </w:rPr>
              <w:t>res</w:t>
            </w:r>
          </w:p>
        </w:tc>
      </w:tr>
    </w:tbl>
    <w:p w14:paraId="6283C5B3" w14:textId="37BD1FE4" w:rsidR="00CB723E" w:rsidRPr="00826B52" w:rsidRDefault="009A3865"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hint="eastAsia"/>
          <w:sz w:val="21"/>
          <w:szCs w:val="21"/>
          <w:lang w:eastAsia="zh-CN"/>
        </w:rPr>
        <w:t>一次</w:t>
      </w:r>
      <w:r w:rsidRPr="00826B52">
        <w:rPr>
          <w:rFonts w:ascii="华文中宋" w:eastAsia="华文中宋" w:hAnsi="华文中宋" w:cs="宋体"/>
          <w:sz w:val="21"/>
          <w:szCs w:val="21"/>
          <w:lang w:eastAsia="zh-CN"/>
        </w:rPr>
        <w:t>内存访问，</w:t>
      </w:r>
      <w:r w:rsidR="000D3AD2" w:rsidRPr="00826B52">
        <w:rPr>
          <w:rFonts w:ascii="华文中宋" w:eastAsia="华文中宋" w:hAnsi="华文中宋" w:cs="宋体"/>
          <w:sz w:val="21"/>
          <w:szCs w:val="21"/>
          <w:lang w:eastAsia="zh-CN"/>
        </w:rPr>
        <w:t>不含任何函数调用</w:t>
      </w:r>
      <w:r w:rsidR="000D3AD2" w:rsidRPr="00826B52">
        <w:rPr>
          <w:rFonts w:ascii="华文中宋" w:eastAsia="华文中宋" w:hAnsi="华文中宋" w:cs="宋体" w:hint="eastAsia"/>
          <w:sz w:val="21"/>
          <w:szCs w:val="21"/>
          <w:lang w:eastAsia="zh-CN"/>
        </w:rPr>
        <w:t>、分支</w:t>
      </w:r>
      <w:r w:rsidR="000D3AD2" w:rsidRPr="00826B52">
        <w:rPr>
          <w:rFonts w:ascii="华文中宋" w:eastAsia="华文中宋" w:hAnsi="华文中宋" w:cs="宋体"/>
          <w:sz w:val="21"/>
          <w:szCs w:val="21"/>
          <w:lang w:eastAsia="zh-CN"/>
        </w:rPr>
        <w:t>跳转和算术运算</w:t>
      </w:r>
      <w:r w:rsidR="00BF3C8C" w:rsidRPr="00826B52">
        <w:rPr>
          <w:rFonts w:ascii="华文中宋" w:eastAsia="华文中宋" w:hAnsi="华文中宋" w:cs="宋体"/>
          <w:sz w:val="21"/>
          <w:szCs w:val="21"/>
          <w:lang w:eastAsia="zh-CN"/>
        </w:rPr>
        <w:t>。</w:t>
      </w:r>
    </w:p>
    <w:p w14:paraId="7BF850FC" w14:textId="411A9318" w:rsidR="002B513E" w:rsidRPr="00E376F4" w:rsidRDefault="002B513E" w:rsidP="00EC79A8">
      <w:pPr>
        <w:pStyle w:val="Body"/>
        <w:numPr>
          <w:ilvl w:val="0"/>
          <w:numId w:val="7"/>
        </w:numPr>
        <w:jc w:val="both"/>
        <w:rPr>
          <w:rFonts w:ascii="华文中宋" w:eastAsia="华文中宋" w:hAnsi="华文中宋" w:cs="宋体"/>
          <w:color w:val="auto"/>
          <w:sz w:val="21"/>
          <w:szCs w:val="21"/>
          <w:bdr w:val="none" w:sz="0" w:space="0" w:color="auto"/>
          <w:lang w:eastAsia="zh-CN"/>
        </w:rPr>
      </w:pPr>
      <w:r w:rsidRPr="00E376F4">
        <w:rPr>
          <w:rFonts w:ascii="华文中宋" w:eastAsia="华文中宋" w:hAnsi="华文中宋" w:cs="宋体" w:hint="eastAsia"/>
          <w:color w:val="auto"/>
          <w:sz w:val="21"/>
          <w:szCs w:val="21"/>
          <w:bdr w:val="none" w:sz="0" w:space="0" w:color="auto"/>
          <w:lang w:eastAsia="zh-CN"/>
        </w:rPr>
        <w:t>踪迹缓存</w:t>
      </w:r>
    </w:p>
    <w:p w14:paraId="545B09DB" w14:textId="3778DF9B" w:rsidR="005208F5" w:rsidRPr="00826B52" w:rsidRDefault="002B513E"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踪迹缓存</w:t>
      </w:r>
      <w:r w:rsidRPr="00755893">
        <w:rPr>
          <w:rFonts w:ascii="Times New Roman" w:eastAsia="华文中宋" w:hAnsi="Times New Roman" w:cs="Times New Roman"/>
          <w:sz w:val="21"/>
          <w:szCs w:val="21"/>
          <w:lang w:eastAsia="zh-CN"/>
        </w:rPr>
        <w:t>（</w:t>
      </w:r>
      <w:r w:rsidRPr="00755893">
        <w:rPr>
          <w:rFonts w:ascii="Times New Roman" w:eastAsia="华文中宋" w:hAnsi="Times New Roman" w:cs="Times New Roman"/>
          <w:sz w:val="21"/>
          <w:szCs w:val="21"/>
          <w:lang w:eastAsia="zh-CN"/>
        </w:rPr>
        <w:t>Trace Cache</w:t>
      </w:r>
      <w:r w:rsidRPr="00755893">
        <w:rPr>
          <w:rFonts w:ascii="Times New Roman" w:eastAsia="华文中宋" w:hAnsi="Times New Roman" w:cs="Times New Roman"/>
          <w:sz w:val="21"/>
          <w:szCs w:val="21"/>
          <w:lang w:eastAsia="zh-CN"/>
        </w:rPr>
        <w:t>）</w:t>
      </w:r>
      <w:r w:rsidRPr="00826B52">
        <w:rPr>
          <w:rFonts w:ascii="华文中宋" w:eastAsia="华文中宋" w:hAnsi="华文中宋" w:cs="宋体" w:hint="eastAsia"/>
          <w:sz w:val="21"/>
          <w:szCs w:val="21"/>
          <w:lang w:eastAsia="zh-CN"/>
        </w:rPr>
        <w:t>是一个特别的指令缓存，它捕获动态指令序列。由于其每一行存储动态指令流的一个快照或者</w:t>
      </w:r>
      <w:r w:rsidR="00906AF1" w:rsidRPr="00826B52">
        <w:rPr>
          <w:rFonts w:ascii="华文中宋" w:eastAsia="华文中宋" w:hAnsi="华文中宋" w:cs="宋体"/>
          <w:sz w:val="21"/>
          <w:szCs w:val="21"/>
          <w:lang w:eastAsia="zh-CN"/>
        </w:rPr>
        <w:t>踪迹</w:t>
      </w:r>
      <w:r w:rsidRPr="00826B52">
        <w:rPr>
          <w:rFonts w:ascii="华文中宋" w:eastAsia="华文中宋" w:hAnsi="华文中宋" w:cs="宋体" w:hint="eastAsia"/>
          <w:sz w:val="21"/>
          <w:szCs w:val="21"/>
          <w:lang w:eastAsia="zh-CN"/>
        </w:rPr>
        <w:t>，这个结构被称作</w:t>
      </w:r>
      <w:r w:rsidR="00906AF1" w:rsidRPr="00826B52">
        <w:rPr>
          <w:rFonts w:ascii="华文中宋" w:eastAsia="华文中宋" w:hAnsi="华文中宋" w:cs="宋体" w:hint="eastAsia"/>
          <w:sz w:val="21"/>
          <w:szCs w:val="21"/>
          <w:lang w:eastAsia="zh-CN"/>
        </w:rPr>
        <w:t>踪迹</w:t>
      </w:r>
      <w:r w:rsidR="00906AF1" w:rsidRPr="00826B52">
        <w:rPr>
          <w:rFonts w:ascii="华文中宋" w:eastAsia="华文中宋" w:hAnsi="华文中宋" w:cs="宋体"/>
          <w:sz w:val="21"/>
          <w:szCs w:val="21"/>
          <w:lang w:eastAsia="zh-CN"/>
        </w:rPr>
        <w:t>缓存</w:t>
      </w:r>
      <w:r w:rsidRPr="00826B52">
        <w:rPr>
          <w:rFonts w:ascii="华文中宋" w:eastAsia="华文中宋" w:hAnsi="华文中宋" w:cs="宋体" w:hint="eastAsia"/>
          <w:sz w:val="21"/>
          <w:szCs w:val="21"/>
          <w:lang w:eastAsia="zh-CN"/>
        </w:rPr>
        <w:t>。一个</w:t>
      </w:r>
      <w:r w:rsidR="004C34F2" w:rsidRPr="00826B52">
        <w:rPr>
          <w:rFonts w:ascii="华文中宋" w:eastAsia="华文中宋" w:hAnsi="华文中宋" w:cs="宋体"/>
          <w:sz w:val="21"/>
          <w:szCs w:val="21"/>
          <w:lang w:eastAsia="zh-CN"/>
        </w:rPr>
        <w:t>踪迹</w:t>
      </w:r>
      <w:r w:rsidRPr="00826B52">
        <w:rPr>
          <w:rFonts w:ascii="华文中宋" w:eastAsia="华文中宋" w:hAnsi="华文中宋" w:cs="宋体" w:hint="eastAsia"/>
          <w:sz w:val="21"/>
          <w:szCs w:val="21"/>
          <w:lang w:eastAsia="zh-CN"/>
        </w:rPr>
        <w:t>是动态指令流中一个包含最多</w:t>
      </w:r>
      <w:r w:rsidRPr="00755893">
        <w:rPr>
          <w:rFonts w:ascii="Times New Roman" w:eastAsia="华文中宋" w:hAnsi="Times New Roman" w:cs="Times New Roman"/>
          <w:sz w:val="21"/>
          <w:szCs w:val="21"/>
          <w:lang w:eastAsia="zh-CN"/>
        </w:rPr>
        <w:t>n</w:t>
      </w:r>
      <w:r w:rsidRPr="00826B52">
        <w:rPr>
          <w:rFonts w:ascii="华文中宋" w:eastAsia="华文中宋" w:hAnsi="华文中宋" w:cs="宋体" w:hint="eastAsia"/>
          <w:sz w:val="21"/>
          <w:szCs w:val="21"/>
          <w:lang w:eastAsia="zh-CN"/>
        </w:rPr>
        <w:t>条指令并且以任意点起始的最多</w:t>
      </w:r>
      <w:r w:rsidRPr="00755893">
        <w:rPr>
          <w:rFonts w:ascii="Times New Roman" w:eastAsia="华文中宋" w:hAnsi="Times New Roman" w:cs="Times New Roman"/>
          <w:sz w:val="21"/>
          <w:szCs w:val="21"/>
          <w:lang w:eastAsia="zh-CN"/>
        </w:rPr>
        <w:t>m</w:t>
      </w:r>
      <w:r w:rsidRPr="00826B52">
        <w:rPr>
          <w:rFonts w:ascii="华文中宋" w:eastAsia="华文中宋" w:hAnsi="华文中宋" w:cs="宋体" w:hint="eastAsia"/>
          <w:sz w:val="21"/>
          <w:szCs w:val="21"/>
          <w:lang w:eastAsia="zh-CN"/>
        </w:rPr>
        <w:t>个基本块的指令序列。其中</w:t>
      </w:r>
      <w:r w:rsidRPr="00826B52">
        <w:rPr>
          <w:rFonts w:ascii="华文中宋" w:eastAsia="华文中宋" w:hAnsi="华文中宋" w:cs="宋体"/>
          <w:sz w:val="21"/>
          <w:szCs w:val="21"/>
          <w:lang w:eastAsia="zh-CN"/>
        </w:rPr>
        <w:t>n</w:t>
      </w:r>
      <w:r w:rsidRPr="00826B52">
        <w:rPr>
          <w:rFonts w:ascii="华文中宋" w:eastAsia="华文中宋" w:hAnsi="华文中宋" w:cs="宋体" w:hint="eastAsia"/>
          <w:sz w:val="21"/>
          <w:szCs w:val="21"/>
          <w:lang w:eastAsia="zh-CN"/>
        </w:rPr>
        <w:t>是一个</w:t>
      </w:r>
      <w:r w:rsidR="004C34F2" w:rsidRPr="00826B52">
        <w:rPr>
          <w:rFonts w:ascii="华文中宋" w:eastAsia="华文中宋" w:hAnsi="华文中宋" w:cs="宋体"/>
          <w:sz w:val="21"/>
          <w:szCs w:val="21"/>
          <w:lang w:eastAsia="zh-CN"/>
        </w:rPr>
        <w:t>踪迹缓存</w:t>
      </w:r>
      <w:r w:rsidR="004C34F2" w:rsidRPr="00826B52">
        <w:rPr>
          <w:rFonts w:ascii="华文中宋" w:eastAsia="华文中宋" w:hAnsi="华文中宋" w:cs="宋体" w:hint="eastAsia"/>
          <w:sz w:val="21"/>
          <w:szCs w:val="21"/>
          <w:lang w:eastAsia="zh-CN"/>
        </w:rPr>
        <w:t xml:space="preserve"> </w:t>
      </w:r>
      <w:r w:rsidRPr="00826B52">
        <w:rPr>
          <w:rFonts w:ascii="华文中宋" w:eastAsia="华文中宋" w:hAnsi="华文中宋" w:cs="宋体" w:hint="eastAsia"/>
          <w:sz w:val="21"/>
          <w:szCs w:val="21"/>
          <w:lang w:eastAsia="zh-CN"/>
        </w:rPr>
        <w:t>行的大小，</w:t>
      </w:r>
      <w:r w:rsidRPr="00755893">
        <w:rPr>
          <w:rFonts w:ascii="Times New Roman" w:eastAsia="华文中宋" w:hAnsi="Times New Roman" w:cs="Times New Roman"/>
          <w:sz w:val="21"/>
          <w:szCs w:val="21"/>
          <w:lang w:eastAsia="zh-CN"/>
        </w:rPr>
        <w:t>m</w:t>
      </w:r>
      <w:r w:rsidRPr="00826B52">
        <w:rPr>
          <w:rFonts w:ascii="华文中宋" w:eastAsia="华文中宋" w:hAnsi="华文中宋" w:cs="宋体" w:hint="eastAsia"/>
          <w:sz w:val="21"/>
          <w:szCs w:val="21"/>
          <w:lang w:eastAsia="zh-CN"/>
        </w:rPr>
        <w:t>是分支预测器的吞吐量。一个</w:t>
      </w:r>
      <w:r w:rsidR="00B54901" w:rsidRPr="00826B52">
        <w:rPr>
          <w:rFonts w:ascii="华文中宋" w:eastAsia="华文中宋" w:hAnsi="华文中宋" w:cs="宋体" w:hint="eastAsia"/>
          <w:sz w:val="21"/>
          <w:szCs w:val="21"/>
          <w:lang w:eastAsia="zh-CN"/>
        </w:rPr>
        <w:t>踪迹</w:t>
      </w:r>
      <w:r w:rsidRPr="00826B52">
        <w:rPr>
          <w:rFonts w:ascii="华文中宋" w:eastAsia="华文中宋" w:hAnsi="华文中宋" w:cs="宋体" w:hint="eastAsia"/>
          <w:sz w:val="21"/>
          <w:szCs w:val="21"/>
          <w:lang w:eastAsia="zh-CN"/>
        </w:rPr>
        <w:t>完全是由一个起始地址和最多</w:t>
      </w:r>
      <w:r w:rsidRPr="00755893">
        <w:rPr>
          <w:rFonts w:ascii="Times New Roman" w:eastAsia="华文中宋" w:hAnsi="Times New Roman" w:cs="Times New Roman"/>
          <w:sz w:val="21"/>
          <w:szCs w:val="21"/>
          <w:lang w:eastAsia="zh-CN"/>
        </w:rPr>
        <w:t>m-1</w:t>
      </w:r>
      <w:r w:rsidRPr="00826B52">
        <w:rPr>
          <w:rFonts w:ascii="华文中宋" w:eastAsia="华文中宋" w:hAnsi="华文中宋" w:cs="宋体" w:hint="eastAsia"/>
          <w:sz w:val="21"/>
          <w:szCs w:val="21"/>
          <w:lang w:eastAsia="zh-CN"/>
        </w:rPr>
        <w:t>个描述后续路径的分支结果决定的</w:t>
      </w:r>
      <w:r w:rsidR="001B6C60">
        <w:rPr>
          <w:rFonts w:ascii="华文中宋" w:eastAsia="华文中宋" w:hAnsi="华文中宋" w:cs="宋体"/>
          <w:sz w:val="21"/>
          <w:szCs w:val="21"/>
          <w:lang w:eastAsia="zh-CN"/>
        </w:rPr>
        <w:fldChar w:fldCharType="begin"/>
      </w:r>
      <w:r w:rsidR="001B6C60">
        <w:rPr>
          <w:rFonts w:ascii="华文中宋" w:eastAsia="华文中宋" w:hAnsi="华文中宋" w:cs="宋体"/>
          <w:sz w:val="21"/>
          <w:szCs w:val="21"/>
          <w:lang w:eastAsia="zh-CN"/>
        </w:rPr>
        <w:instrText xml:space="preserve"> </w:instrText>
      </w:r>
      <w:r w:rsidR="001B6C60">
        <w:rPr>
          <w:rFonts w:ascii="华文中宋" w:eastAsia="华文中宋" w:hAnsi="华文中宋" w:cs="宋体" w:hint="eastAsia"/>
          <w:sz w:val="21"/>
          <w:szCs w:val="21"/>
          <w:lang w:eastAsia="zh-CN"/>
        </w:rPr>
        <w:instrText>REF _Ref444938679 \r \h</w:instrText>
      </w:r>
      <w:r w:rsidR="001B6C60">
        <w:rPr>
          <w:rFonts w:ascii="华文中宋" w:eastAsia="华文中宋" w:hAnsi="华文中宋" w:cs="宋体"/>
          <w:sz w:val="21"/>
          <w:szCs w:val="21"/>
          <w:lang w:eastAsia="zh-CN"/>
        </w:rPr>
        <w:instrText xml:space="preserve"> </w:instrText>
      </w:r>
      <w:r w:rsidR="001B6C60">
        <w:rPr>
          <w:rFonts w:ascii="华文中宋" w:eastAsia="华文中宋" w:hAnsi="华文中宋" w:cs="宋体"/>
          <w:sz w:val="21"/>
          <w:szCs w:val="21"/>
          <w:lang w:eastAsia="zh-CN"/>
        </w:rPr>
      </w:r>
      <w:r w:rsidR="001B6C60">
        <w:rPr>
          <w:rFonts w:ascii="华文中宋" w:eastAsia="华文中宋" w:hAnsi="华文中宋" w:cs="宋体"/>
          <w:sz w:val="21"/>
          <w:szCs w:val="21"/>
          <w:lang w:eastAsia="zh-CN"/>
        </w:rPr>
        <w:fldChar w:fldCharType="separate"/>
      </w:r>
      <w:r w:rsidR="006404E7">
        <w:rPr>
          <w:rFonts w:ascii="华文中宋" w:eastAsia="华文中宋" w:hAnsi="华文中宋" w:cs="宋体"/>
          <w:sz w:val="21"/>
          <w:szCs w:val="21"/>
          <w:lang w:eastAsia="zh-CN"/>
        </w:rPr>
        <w:t>[15]</w:t>
      </w:r>
      <w:r w:rsidR="001B6C60">
        <w:rPr>
          <w:rFonts w:ascii="华文中宋" w:eastAsia="华文中宋" w:hAnsi="华文中宋" w:cs="宋体"/>
          <w:sz w:val="21"/>
          <w:szCs w:val="21"/>
          <w:lang w:eastAsia="zh-CN"/>
        </w:rPr>
        <w:fldChar w:fldCharType="end"/>
      </w:r>
      <w:r w:rsidRPr="00826B52">
        <w:rPr>
          <w:rFonts w:ascii="华文中宋" w:eastAsia="华文中宋" w:hAnsi="华文中宋" w:cs="宋体" w:hint="eastAsia"/>
          <w:sz w:val="21"/>
          <w:szCs w:val="21"/>
          <w:lang w:eastAsia="zh-CN"/>
        </w:rPr>
        <w:t>。</w:t>
      </w:r>
    </w:p>
    <w:p w14:paraId="5E4E7FA2" w14:textId="37FE528D" w:rsidR="002B513E" w:rsidRPr="00826B52" w:rsidRDefault="005208F5"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模拟器中，可以添加一个软件模拟的踪迹缓存结构</w:t>
      </w:r>
      <w:r w:rsidR="00014A5D" w:rsidRPr="00826B52">
        <w:rPr>
          <w:rFonts w:ascii="华文中宋" w:eastAsia="华文中宋" w:hAnsi="华文中宋" w:cs="宋体"/>
          <w:sz w:val="21"/>
          <w:szCs w:val="21"/>
          <w:lang w:eastAsia="zh-CN"/>
        </w:rPr>
        <w:t>来存储</w:t>
      </w:r>
      <w:r w:rsidRPr="00826B52">
        <w:rPr>
          <w:rFonts w:ascii="华文中宋" w:eastAsia="华文中宋" w:hAnsi="华文中宋" w:cs="宋体" w:hint="eastAsia"/>
          <w:sz w:val="21"/>
          <w:szCs w:val="21"/>
          <w:lang w:eastAsia="zh-CN"/>
        </w:rPr>
        <w:t>指令</w:t>
      </w:r>
      <w:r w:rsidR="00014A5D" w:rsidRPr="00826B52">
        <w:rPr>
          <w:rFonts w:ascii="华文中宋" w:eastAsia="华文中宋" w:hAnsi="华文中宋" w:cs="宋体" w:hint="eastAsia"/>
          <w:sz w:val="21"/>
          <w:szCs w:val="21"/>
          <w:lang w:eastAsia="zh-CN"/>
        </w:rPr>
        <w:t>块</w:t>
      </w:r>
      <w:r w:rsidR="00014A5D" w:rsidRPr="00826B52">
        <w:rPr>
          <w:rFonts w:ascii="华文中宋" w:eastAsia="华文中宋" w:hAnsi="华文中宋" w:cs="宋体"/>
          <w:sz w:val="21"/>
          <w:szCs w:val="21"/>
          <w:lang w:eastAsia="zh-CN"/>
        </w:rPr>
        <w:t>的</w:t>
      </w:r>
      <w:r w:rsidRPr="00826B52">
        <w:rPr>
          <w:rFonts w:ascii="华文中宋" w:eastAsia="华文中宋" w:hAnsi="华文中宋" w:cs="宋体" w:hint="eastAsia"/>
          <w:sz w:val="21"/>
          <w:szCs w:val="21"/>
          <w:lang w:eastAsia="zh-CN"/>
        </w:rPr>
        <w:t>译码</w:t>
      </w:r>
      <w:r w:rsidR="00014A5D" w:rsidRPr="00826B52">
        <w:rPr>
          <w:rFonts w:ascii="华文中宋" w:eastAsia="华文中宋" w:hAnsi="华文中宋" w:cs="宋体" w:hint="eastAsia"/>
          <w:sz w:val="21"/>
          <w:szCs w:val="21"/>
          <w:lang w:eastAsia="zh-CN"/>
        </w:rPr>
        <w:t>结果</w:t>
      </w:r>
      <w:r w:rsidR="00014A5D" w:rsidRPr="00826B52">
        <w:rPr>
          <w:rFonts w:ascii="华文中宋" w:eastAsia="华文中宋" w:hAnsi="华文中宋" w:cs="宋体"/>
          <w:sz w:val="21"/>
          <w:szCs w:val="21"/>
          <w:lang w:eastAsia="zh-CN"/>
        </w:rPr>
        <w:t>。</w:t>
      </w:r>
      <w:r w:rsidR="002B513E" w:rsidRPr="00826B52">
        <w:rPr>
          <w:rFonts w:ascii="华文中宋" w:eastAsia="华文中宋" w:hAnsi="华文中宋" w:cs="宋体" w:hint="eastAsia"/>
          <w:sz w:val="21"/>
          <w:szCs w:val="21"/>
          <w:lang w:eastAsia="zh-CN"/>
        </w:rPr>
        <w:t>第一次遇到一个</w:t>
      </w:r>
      <w:r w:rsidR="00EA4EF2" w:rsidRPr="00826B52">
        <w:rPr>
          <w:rFonts w:ascii="华文中宋" w:eastAsia="华文中宋" w:hAnsi="华文中宋" w:cs="宋体" w:hint="eastAsia"/>
          <w:sz w:val="21"/>
          <w:szCs w:val="21"/>
          <w:lang w:eastAsia="zh-CN"/>
        </w:rPr>
        <w:t>踪迹</w:t>
      </w:r>
      <w:r w:rsidR="002B513E" w:rsidRPr="00826B52">
        <w:rPr>
          <w:rFonts w:ascii="华文中宋" w:eastAsia="华文中宋" w:hAnsi="华文中宋" w:cs="宋体" w:hint="eastAsia"/>
          <w:sz w:val="21"/>
          <w:szCs w:val="21"/>
          <w:lang w:eastAsia="zh-CN"/>
        </w:rPr>
        <w:t>时，会在</w:t>
      </w:r>
      <w:r w:rsidR="00EA4EF2" w:rsidRPr="00826B52">
        <w:rPr>
          <w:rFonts w:ascii="华文中宋" w:eastAsia="华文中宋" w:hAnsi="华文中宋" w:cs="宋体" w:hint="eastAsia"/>
          <w:sz w:val="21"/>
          <w:szCs w:val="21"/>
          <w:lang w:eastAsia="zh-CN"/>
        </w:rPr>
        <w:t>踪迹</w:t>
      </w:r>
      <w:r w:rsidR="00EA4EF2" w:rsidRPr="00826B52">
        <w:rPr>
          <w:rFonts w:ascii="华文中宋" w:eastAsia="华文中宋" w:hAnsi="华文中宋" w:cs="宋体"/>
          <w:sz w:val="21"/>
          <w:szCs w:val="21"/>
          <w:lang w:eastAsia="zh-CN"/>
        </w:rPr>
        <w:t>缓存</w:t>
      </w:r>
      <w:r w:rsidR="00FD6219" w:rsidRPr="00826B52">
        <w:rPr>
          <w:rFonts w:ascii="华文中宋" w:eastAsia="华文中宋" w:hAnsi="华文中宋" w:cs="宋体" w:hint="eastAsia"/>
          <w:sz w:val="21"/>
          <w:szCs w:val="21"/>
          <w:lang w:eastAsia="zh-CN"/>
        </w:rPr>
        <w:t>中分配一行。当指令被从指令缓存中取出时</w:t>
      </w:r>
      <w:r w:rsidR="00FD6219" w:rsidRPr="00826B52">
        <w:rPr>
          <w:rFonts w:ascii="华文中宋" w:eastAsia="华文中宋" w:hAnsi="华文中宋" w:cs="宋体"/>
          <w:sz w:val="21"/>
          <w:szCs w:val="21"/>
          <w:lang w:eastAsia="zh-CN"/>
        </w:rPr>
        <w:t>对应</w:t>
      </w:r>
      <w:r w:rsidR="003B796F" w:rsidRPr="00826B52">
        <w:rPr>
          <w:rFonts w:ascii="华文中宋" w:eastAsia="华文中宋" w:hAnsi="华文中宋" w:cs="宋体" w:hint="eastAsia"/>
          <w:sz w:val="21"/>
          <w:szCs w:val="21"/>
          <w:lang w:eastAsia="zh-CN"/>
        </w:rPr>
        <w:t>踪迹</w:t>
      </w:r>
      <w:r w:rsidR="003B796F" w:rsidRPr="00826B52">
        <w:rPr>
          <w:rFonts w:ascii="华文中宋" w:eastAsia="华文中宋" w:hAnsi="华文中宋" w:cs="宋体"/>
          <w:sz w:val="21"/>
          <w:szCs w:val="21"/>
          <w:lang w:eastAsia="zh-CN"/>
        </w:rPr>
        <w:t>缓存</w:t>
      </w:r>
      <w:r w:rsidR="007967B4" w:rsidRPr="00826B52">
        <w:rPr>
          <w:rFonts w:ascii="华文中宋" w:eastAsia="华文中宋" w:hAnsi="华文中宋" w:cs="宋体" w:hint="eastAsia"/>
          <w:sz w:val="21"/>
          <w:szCs w:val="21"/>
          <w:lang w:eastAsia="zh-CN"/>
        </w:rPr>
        <w:t>行将被填充。如果</w:t>
      </w:r>
      <w:r w:rsidR="002B513E" w:rsidRPr="00826B52">
        <w:rPr>
          <w:rFonts w:ascii="华文中宋" w:eastAsia="华文中宋" w:hAnsi="华文中宋" w:cs="宋体" w:hint="eastAsia"/>
          <w:sz w:val="21"/>
          <w:szCs w:val="21"/>
          <w:lang w:eastAsia="zh-CN"/>
        </w:rPr>
        <w:t>程序</w:t>
      </w:r>
      <w:r w:rsidR="007967B4" w:rsidRPr="00826B52">
        <w:rPr>
          <w:rFonts w:ascii="华文中宋" w:eastAsia="华文中宋" w:hAnsi="华文中宋" w:cs="宋体"/>
          <w:sz w:val="21"/>
          <w:szCs w:val="21"/>
          <w:lang w:eastAsia="zh-CN"/>
        </w:rPr>
        <w:t>执行</w:t>
      </w:r>
      <w:r w:rsidR="002B513E" w:rsidRPr="00826B52">
        <w:rPr>
          <w:rFonts w:ascii="华文中宋" w:eastAsia="华文中宋" w:hAnsi="华文中宋" w:cs="宋体" w:hint="eastAsia"/>
          <w:sz w:val="21"/>
          <w:szCs w:val="21"/>
          <w:lang w:eastAsia="zh-CN"/>
        </w:rPr>
        <w:t>过程中再次遇到同一个</w:t>
      </w:r>
      <w:r w:rsidR="009A13F3" w:rsidRPr="00826B52">
        <w:rPr>
          <w:rFonts w:ascii="华文中宋" w:eastAsia="华文中宋" w:hAnsi="华文中宋" w:cs="宋体" w:hint="eastAsia"/>
          <w:sz w:val="21"/>
          <w:szCs w:val="21"/>
          <w:lang w:eastAsia="zh-CN"/>
        </w:rPr>
        <w:t>踪迹</w:t>
      </w:r>
      <w:r w:rsidR="00723442">
        <w:rPr>
          <w:rFonts w:ascii="华文中宋" w:eastAsia="华文中宋" w:hAnsi="华文中宋" w:cs="宋体"/>
          <w:sz w:val="21"/>
          <w:szCs w:val="21"/>
          <w:lang w:eastAsia="zh-CN"/>
        </w:rPr>
        <w:t>（</w:t>
      </w:r>
      <w:r w:rsidR="00723442">
        <w:rPr>
          <w:rFonts w:ascii="华文中宋" w:eastAsia="华文中宋" w:hAnsi="华文中宋" w:cs="宋体" w:hint="eastAsia"/>
          <w:sz w:val="21"/>
          <w:szCs w:val="21"/>
          <w:lang w:eastAsia="zh-CN"/>
        </w:rPr>
        <w:t>起始地址相同且分支预测结果相同</w:t>
      </w:r>
      <w:r w:rsidR="00723442">
        <w:rPr>
          <w:rFonts w:ascii="华文中宋" w:eastAsia="华文中宋" w:hAnsi="华文中宋" w:cs="宋体"/>
          <w:sz w:val="21"/>
          <w:szCs w:val="21"/>
          <w:lang w:eastAsia="zh-CN"/>
        </w:rPr>
        <w:t>）</w:t>
      </w:r>
      <w:r w:rsidR="00FD2A34">
        <w:rPr>
          <w:rFonts w:ascii="华文中宋" w:eastAsia="华文中宋" w:hAnsi="华文中宋" w:cs="宋体" w:hint="eastAsia"/>
          <w:sz w:val="21"/>
          <w:szCs w:val="21"/>
          <w:lang w:eastAsia="zh-CN"/>
        </w:rPr>
        <w:t>，</w:t>
      </w:r>
      <w:r w:rsidR="00EC3B2F" w:rsidRPr="00826B52">
        <w:rPr>
          <w:rFonts w:ascii="华文中宋" w:eastAsia="华文中宋" w:hAnsi="华文中宋" w:cs="宋体" w:hint="eastAsia"/>
          <w:sz w:val="21"/>
          <w:szCs w:val="21"/>
          <w:lang w:eastAsia="zh-CN"/>
        </w:rPr>
        <w:t>踪迹</w:t>
      </w:r>
      <w:r w:rsidR="00FD2A34">
        <w:rPr>
          <w:rFonts w:ascii="华文中宋" w:eastAsia="华文中宋" w:hAnsi="华文中宋" w:cs="宋体" w:hint="eastAsia"/>
          <w:sz w:val="21"/>
          <w:szCs w:val="21"/>
          <w:lang w:eastAsia="zh-CN"/>
        </w:rPr>
        <w:t>缓存</w:t>
      </w:r>
      <w:r w:rsidR="00FD2A34">
        <w:rPr>
          <w:rFonts w:ascii="华文中宋" w:eastAsia="华文中宋" w:hAnsi="华文中宋" w:cs="宋体"/>
          <w:sz w:val="21"/>
          <w:szCs w:val="21"/>
          <w:lang w:eastAsia="zh-CN"/>
        </w:rPr>
        <w:t>中相应</w:t>
      </w:r>
      <w:r w:rsidR="00723442">
        <w:rPr>
          <w:rFonts w:ascii="华文中宋" w:eastAsia="华文中宋" w:hAnsi="华文中宋" w:cs="宋体" w:hint="eastAsia"/>
          <w:sz w:val="21"/>
          <w:szCs w:val="21"/>
          <w:lang w:eastAsia="zh-CN"/>
        </w:rPr>
        <w:t>的</w:t>
      </w:r>
      <w:r w:rsidR="007967B4" w:rsidRPr="00826B52">
        <w:rPr>
          <w:rFonts w:ascii="华文中宋" w:eastAsia="华文中宋" w:hAnsi="华文中宋" w:cs="宋体" w:hint="eastAsia"/>
          <w:sz w:val="21"/>
          <w:szCs w:val="21"/>
          <w:lang w:eastAsia="zh-CN"/>
        </w:rPr>
        <w:t>行就已经存在</w:t>
      </w:r>
      <w:r w:rsidR="002B513E" w:rsidRPr="00826B52">
        <w:rPr>
          <w:rFonts w:ascii="华文中宋" w:eastAsia="华文中宋" w:hAnsi="华文中宋" w:cs="宋体" w:hint="eastAsia"/>
          <w:sz w:val="21"/>
          <w:szCs w:val="21"/>
          <w:lang w:eastAsia="zh-CN"/>
        </w:rPr>
        <w:t>，它将被直接喂送到指令译码器中。否则，将按照正常渠道从指令缓存中获取指令。</w:t>
      </w:r>
    </w:p>
    <w:p w14:paraId="66908FEE" w14:textId="5BD06BBF" w:rsidR="00145909" w:rsidRPr="00826B52" w:rsidRDefault="0072759E"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软件模拟的</w:t>
      </w:r>
      <w:r w:rsidR="003F0739" w:rsidRPr="00826B52">
        <w:rPr>
          <w:rFonts w:ascii="华文中宋" w:eastAsia="华文中宋" w:hAnsi="华文中宋" w:cs="宋体" w:hint="eastAsia"/>
          <w:sz w:val="21"/>
          <w:szCs w:val="21"/>
          <w:lang w:eastAsia="zh-CN"/>
        </w:rPr>
        <w:t>踪迹</w:t>
      </w:r>
      <w:r w:rsidR="002D10A7">
        <w:rPr>
          <w:rFonts w:ascii="华文中宋" w:eastAsia="华文中宋" w:hAnsi="华文中宋" w:cs="宋体"/>
          <w:sz w:val="21"/>
          <w:szCs w:val="21"/>
          <w:lang w:eastAsia="zh-CN"/>
        </w:rPr>
        <w:t>缓存</w:t>
      </w:r>
      <w:r w:rsidR="002D10A7">
        <w:rPr>
          <w:rFonts w:ascii="华文中宋" w:eastAsia="华文中宋" w:hAnsi="华文中宋" w:cs="宋体" w:hint="eastAsia"/>
          <w:sz w:val="21"/>
          <w:szCs w:val="21"/>
          <w:lang w:eastAsia="zh-CN"/>
        </w:rPr>
        <w:t>结构</w:t>
      </w:r>
      <w:r w:rsidR="003F0739" w:rsidRPr="00826B52">
        <w:rPr>
          <w:rFonts w:ascii="华文中宋" w:eastAsia="华文中宋" w:hAnsi="华文中宋" w:cs="宋体" w:hint="eastAsia"/>
          <w:sz w:val="21"/>
          <w:szCs w:val="21"/>
          <w:lang w:eastAsia="zh-CN"/>
        </w:rPr>
        <w:t>本质上是</w:t>
      </w:r>
      <w:r w:rsidR="003F0739" w:rsidRPr="00826B52">
        <w:rPr>
          <w:rFonts w:ascii="华文中宋" w:eastAsia="华文中宋" w:hAnsi="华文中宋" w:cs="宋体"/>
          <w:sz w:val="21"/>
          <w:szCs w:val="21"/>
          <w:lang w:eastAsia="zh-CN"/>
        </w:rPr>
        <w:t>一种运行时构建的</w:t>
      </w:r>
      <w:r w:rsidR="00326D9D">
        <w:rPr>
          <w:rFonts w:ascii="华文中宋" w:eastAsia="华文中宋" w:hAnsi="华文中宋" w:cs="宋体"/>
          <w:sz w:val="21"/>
          <w:szCs w:val="21"/>
          <w:lang w:eastAsia="zh-CN"/>
        </w:rPr>
        <w:t>动态</w:t>
      </w:r>
      <w:r w:rsidR="003F0739" w:rsidRPr="00826B52">
        <w:rPr>
          <w:rFonts w:ascii="华文中宋" w:eastAsia="华文中宋" w:hAnsi="华文中宋" w:cs="宋体"/>
          <w:sz w:val="21"/>
          <w:szCs w:val="21"/>
          <w:lang w:eastAsia="zh-CN"/>
        </w:rPr>
        <w:t>查找表。</w:t>
      </w:r>
      <w:r w:rsidR="00211DAE" w:rsidRPr="00826B52">
        <w:rPr>
          <w:rFonts w:ascii="华文中宋" w:eastAsia="华文中宋" w:hAnsi="华文中宋" w:cs="宋体"/>
          <w:sz w:val="21"/>
          <w:szCs w:val="21"/>
          <w:lang w:eastAsia="zh-CN"/>
        </w:rPr>
        <w:t>踪迹缓存</w:t>
      </w:r>
      <w:r w:rsidR="00211DAE" w:rsidRPr="00826B52">
        <w:rPr>
          <w:rFonts w:ascii="华文中宋" w:eastAsia="华文中宋" w:hAnsi="华文中宋" w:cs="宋体" w:hint="eastAsia"/>
          <w:sz w:val="21"/>
          <w:szCs w:val="21"/>
          <w:lang w:eastAsia="zh-CN"/>
        </w:rPr>
        <w:t>机制</w:t>
      </w:r>
      <w:r w:rsidR="00D62802" w:rsidRPr="00826B52">
        <w:rPr>
          <w:rFonts w:ascii="华文中宋" w:eastAsia="华文中宋" w:hAnsi="华文中宋" w:cs="宋体" w:hint="eastAsia"/>
          <w:sz w:val="21"/>
          <w:szCs w:val="21"/>
          <w:lang w:eastAsia="zh-CN"/>
        </w:rPr>
        <w:t>省去了</w:t>
      </w:r>
      <w:r w:rsidR="009841E7" w:rsidRPr="00826B52">
        <w:rPr>
          <w:rFonts w:ascii="华文中宋" w:eastAsia="华文中宋" w:hAnsi="华文中宋" w:cs="宋体"/>
          <w:sz w:val="21"/>
          <w:szCs w:val="21"/>
          <w:lang w:eastAsia="zh-CN"/>
        </w:rPr>
        <w:t>大量重复的取指译码过程，</w:t>
      </w:r>
      <w:r w:rsidR="009841E7" w:rsidRPr="00826B52">
        <w:rPr>
          <w:rFonts w:ascii="华文中宋" w:eastAsia="华文中宋" w:hAnsi="华文中宋" w:cs="宋体" w:hint="eastAsia"/>
          <w:sz w:val="21"/>
          <w:szCs w:val="21"/>
          <w:lang w:eastAsia="zh-CN"/>
        </w:rPr>
        <w:t>加速</w:t>
      </w:r>
      <w:ins w:id="89" w:author="Shawn" w:date="2016-03-22T20:48:00Z">
        <w:r w:rsidR="00EA0E67">
          <w:rPr>
            <w:rFonts w:ascii="华文中宋" w:eastAsia="华文中宋" w:hAnsi="华文中宋" w:cs="宋体" w:hint="eastAsia"/>
            <w:sz w:val="21"/>
            <w:szCs w:val="21"/>
            <w:lang w:eastAsia="zh-CN"/>
          </w:rPr>
          <w:t>了</w:t>
        </w:r>
      </w:ins>
      <w:r w:rsidR="009841E7" w:rsidRPr="00826B52">
        <w:rPr>
          <w:rFonts w:ascii="华文中宋" w:eastAsia="华文中宋" w:hAnsi="华文中宋" w:cs="宋体" w:hint="eastAsia"/>
          <w:sz w:val="21"/>
          <w:szCs w:val="21"/>
          <w:lang w:eastAsia="zh-CN"/>
        </w:rPr>
        <w:t>模拟</w:t>
      </w:r>
      <w:del w:id="90" w:author="Shawn" w:date="2016-03-22T20:48:00Z">
        <w:r w:rsidR="00D55FD9" w:rsidRPr="00826B52" w:rsidDel="00EA0E67">
          <w:rPr>
            <w:rFonts w:ascii="华文中宋" w:eastAsia="华文中宋" w:hAnsi="华文中宋" w:cs="宋体" w:hint="eastAsia"/>
            <w:sz w:val="21"/>
            <w:szCs w:val="21"/>
            <w:lang w:eastAsia="zh-CN"/>
          </w:rPr>
          <w:delText>模拟</w:delText>
        </w:r>
      </w:del>
      <w:r w:rsidR="00D0309D" w:rsidRPr="00826B52">
        <w:rPr>
          <w:rFonts w:ascii="华文中宋" w:eastAsia="华文中宋" w:hAnsi="华文中宋" w:cs="宋体" w:hint="eastAsia"/>
          <w:sz w:val="21"/>
          <w:szCs w:val="21"/>
          <w:lang w:eastAsia="zh-CN"/>
        </w:rPr>
        <w:t>过程</w:t>
      </w:r>
      <w:r w:rsidR="009841E7" w:rsidRPr="00826B52">
        <w:rPr>
          <w:rFonts w:ascii="华文中宋" w:eastAsia="华文中宋" w:hAnsi="华文中宋" w:cs="宋体"/>
          <w:sz w:val="21"/>
          <w:szCs w:val="21"/>
          <w:lang w:eastAsia="zh-CN"/>
        </w:rPr>
        <w:t>的推进。</w:t>
      </w:r>
    </w:p>
    <w:p w14:paraId="786E736A" w14:textId="0BFFA399" w:rsidR="00641233" w:rsidRPr="00B22460" w:rsidRDefault="00641233" w:rsidP="00EC79A8">
      <w:pPr>
        <w:pStyle w:val="a4"/>
        <w:keepNext/>
        <w:keepLines/>
        <w:widowControl w:val="0"/>
        <w:numPr>
          <w:ilvl w:val="0"/>
          <w:numId w:val="5"/>
        </w:numPr>
        <w:tabs>
          <w:tab w:val="left" w:pos="0"/>
        </w:tabs>
        <w:overflowPunct w:val="0"/>
        <w:autoSpaceDE w:val="0"/>
        <w:autoSpaceDN w:val="0"/>
        <w:adjustRightInd w:val="0"/>
        <w:spacing w:line="320" w:lineRule="exact"/>
        <w:textAlignment w:val="baseline"/>
        <w:outlineLvl w:val="1"/>
        <w:rPr>
          <w:rFonts w:ascii="宋体" w:eastAsia="宋体" w:hAnsi="宋体" w:cs="宋体"/>
          <w:b/>
          <w:sz w:val="20"/>
          <w:szCs w:val="21"/>
          <w:lang w:eastAsia="zh-CN"/>
        </w:rPr>
      </w:pPr>
      <w:r w:rsidRPr="00B22460">
        <w:rPr>
          <w:rFonts w:ascii="华文中宋" w:eastAsia="华文中宋" w:hAnsi="华文中宋" w:cs="宋体"/>
          <w:b/>
          <w:sz w:val="21"/>
          <w:szCs w:val="21"/>
          <w:lang w:eastAsia="zh-CN"/>
        </w:rPr>
        <w:lastRenderedPageBreak/>
        <w:t>并行离散事件模拟</w:t>
      </w:r>
      <w:r w:rsidR="001B3AB7" w:rsidRPr="00B22460">
        <w:rPr>
          <w:rFonts w:ascii="华文中宋" w:eastAsia="华文中宋" w:hAnsi="华文中宋" w:cs="宋体"/>
          <w:b/>
          <w:sz w:val="21"/>
          <w:szCs w:val="21"/>
          <w:lang w:eastAsia="zh-CN"/>
        </w:rPr>
        <w:t>框架</w:t>
      </w:r>
    </w:p>
    <w:p w14:paraId="42BA196E" w14:textId="30CBFA34" w:rsidR="00641233" w:rsidRPr="00826B52" w:rsidRDefault="00873231"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hint="eastAsia"/>
          <w:sz w:val="21"/>
          <w:szCs w:val="21"/>
          <w:lang w:eastAsia="zh-CN"/>
        </w:rPr>
        <w:t>并行离散事件模拟</w:t>
      </w:r>
      <w:r w:rsidR="00141E49" w:rsidRPr="00755893">
        <w:rPr>
          <w:rFonts w:ascii="Times New Roman" w:eastAsia="华文中宋" w:hAnsi="Times New Roman" w:cs="Times New Roman"/>
          <w:sz w:val="21"/>
          <w:szCs w:val="21"/>
          <w:lang w:eastAsia="zh-CN"/>
        </w:rPr>
        <w:t>（</w:t>
      </w:r>
      <w:r w:rsidR="0010214D" w:rsidRPr="00755893">
        <w:rPr>
          <w:rFonts w:ascii="Times New Roman" w:eastAsia="华文中宋" w:hAnsi="Times New Roman" w:cs="Times New Roman"/>
          <w:sz w:val="21"/>
          <w:szCs w:val="21"/>
          <w:lang w:eastAsia="zh-CN"/>
        </w:rPr>
        <w:t xml:space="preserve">Parallel </w:t>
      </w:r>
      <w:r w:rsidR="0010214D" w:rsidRPr="00755893">
        <w:rPr>
          <w:rFonts w:ascii="Times New Roman" w:eastAsia="华文中宋" w:hAnsi="Times New Roman" w:cs="Times New Roman" w:hint="eastAsia"/>
          <w:sz w:val="21"/>
          <w:szCs w:val="21"/>
          <w:lang w:eastAsia="zh-CN"/>
        </w:rPr>
        <w:t>Discrete</w:t>
      </w:r>
      <w:r w:rsidR="0010214D" w:rsidRPr="00755893">
        <w:rPr>
          <w:rFonts w:ascii="Times New Roman" w:eastAsia="华文中宋" w:hAnsi="Times New Roman" w:cs="Times New Roman"/>
          <w:sz w:val="21"/>
          <w:szCs w:val="21"/>
          <w:lang w:eastAsia="zh-CN"/>
        </w:rPr>
        <w:t xml:space="preserve"> </w:t>
      </w:r>
      <w:r w:rsidR="0010214D" w:rsidRPr="00755893">
        <w:rPr>
          <w:rFonts w:ascii="Times New Roman" w:eastAsia="华文中宋" w:hAnsi="Times New Roman" w:cs="Times New Roman" w:hint="eastAsia"/>
          <w:sz w:val="21"/>
          <w:szCs w:val="21"/>
          <w:lang w:eastAsia="zh-CN"/>
        </w:rPr>
        <w:t>Event</w:t>
      </w:r>
      <w:r w:rsidR="0010214D" w:rsidRPr="00755893">
        <w:rPr>
          <w:rFonts w:ascii="Times New Roman" w:eastAsia="华文中宋" w:hAnsi="Times New Roman" w:cs="Times New Roman"/>
          <w:sz w:val="21"/>
          <w:szCs w:val="21"/>
          <w:lang w:eastAsia="zh-CN"/>
        </w:rPr>
        <w:t xml:space="preserve"> </w:t>
      </w:r>
      <w:r w:rsidR="0010214D" w:rsidRPr="00755893">
        <w:rPr>
          <w:rFonts w:ascii="Times New Roman" w:eastAsia="华文中宋" w:hAnsi="Times New Roman" w:cs="Times New Roman" w:hint="eastAsia"/>
          <w:sz w:val="21"/>
          <w:szCs w:val="21"/>
          <w:lang w:eastAsia="zh-CN"/>
        </w:rPr>
        <w:t>Simulation</w:t>
      </w:r>
      <w:r w:rsidR="00F100A3" w:rsidRPr="00755893">
        <w:rPr>
          <w:rFonts w:ascii="Times New Roman" w:eastAsia="华文中宋" w:hAnsi="Times New Roman" w:cs="Times New Roman"/>
          <w:sz w:val="21"/>
          <w:szCs w:val="21"/>
          <w:lang w:eastAsia="zh-CN"/>
        </w:rPr>
        <w:t>, PDES</w:t>
      </w:r>
      <w:r w:rsidR="00141E49" w:rsidRPr="00755893">
        <w:rPr>
          <w:rFonts w:ascii="Times New Roman" w:eastAsia="华文中宋" w:hAnsi="Times New Roman" w:cs="Times New Roman"/>
          <w:sz w:val="21"/>
          <w:szCs w:val="21"/>
          <w:lang w:eastAsia="zh-CN"/>
        </w:rPr>
        <w:t>）</w:t>
      </w:r>
      <w:r w:rsidR="00E4207D" w:rsidRPr="00826B52">
        <w:rPr>
          <w:rFonts w:ascii="华文中宋" w:eastAsia="华文中宋" w:hAnsi="华文中宋" w:cs="宋体" w:hint="eastAsia"/>
          <w:sz w:val="21"/>
          <w:szCs w:val="21"/>
          <w:lang w:eastAsia="zh-CN"/>
        </w:rPr>
        <w:t>是</w:t>
      </w:r>
      <w:r w:rsidR="006F343D" w:rsidRPr="00826B52">
        <w:rPr>
          <w:rFonts w:ascii="华文中宋" w:eastAsia="华文中宋" w:hAnsi="华文中宋" w:cs="宋体"/>
          <w:sz w:val="21"/>
          <w:szCs w:val="21"/>
          <w:lang w:eastAsia="zh-CN"/>
        </w:rPr>
        <w:t>指</w:t>
      </w:r>
      <w:r w:rsidR="00E4207D" w:rsidRPr="00826B52">
        <w:rPr>
          <w:rFonts w:ascii="华文中宋" w:eastAsia="华文中宋" w:hAnsi="华文中宋" w:cs="宋体" w:hint="eastAsia"/>
          <w:sz w:val="21"/>
          <w:szCs w:val="21"/>
          <w:lang w:eastAsia="zh-CN"/>
        </w:rPr>
        <w:t>在一个并行计算机上执行一个离散事件模拟程序。</w:t>
      </w:r>
      <w:commentRangeStart w:id="91"/>
      <w:r w:rsidR="00E4207D" w:rsidRPr="00826B52">
        <w:rPr>
          <w:rFonts w:ascii="华文中宋" w:eastAsia="华文中宋" w:hAnsi="华文中宋" w:cs="宋体" w:hint="eastAsia"/>
          <w:sz w:val="21"/>
          <w:szCs w:val="21"/>
          <w:lang w:eastAsia="zh-CN"/>
        </w:rPr>
        <w:t>历史上，</w:t>
      </w:r>
      <w:r w:rsidR="00E4207D" w:rsidRPr="00755893">
        <w:rPr>
          <w:rFonts w:ascii="Times New Roman" w:eastAsia="华文中宋" w:hAnsi="Times New Roman" w:cs="Times New Roman"/>
          <w:sz w:val="21"/>
          <w:szCs w:val="21"/>
          <w:lang w:eastAsia="zh-CN"/>
        </w:rPr>
        <w:t>PDES</w:t>
      </w:r>
      <w:r w:rsidR="00E4207D" w:rsidRPr="00826B52">
        <w:rPr>
          <w:rFonts w:ascii="华文中宋" w:eastAsia="华文中宋" w:hAnsi="华文中宋" w:cs="宋体" w:hint="eastAsia"/>
          <w:sz w:val="21"/>
          <w:szCs w:val="21"/>
          <w:lang w:eastAsia="zh-CN"/>
        </w:rPr>
        <w:t>中非规则的、数据依赖的本质使其被认为是一类难以使用超级计算机硬件的向量化技术提供性能收益的应用</w:t>
      </w:r>
      <w:r w:rsidR="008D3B8E" w:rsidRPr="00951B11">
        <w:rPr>
          <w:rFonts w:ascii="Times New Roman" w:eastAsia="华文中宋" w:hAnsi="Times New Roman" w:cs="Times New Roman"/>
          <w:sz w:val="21"/>
          <w:szCs w:val="21"/>
          <w:lang w:eastAsia="zh-CN"/>
        </w:rPr>
        <w:fldChar w:fldCharType="begin"/>
      </w:r>
      <w:r w:rsidR="008D3B8E" w:rsidRPr="00951B11">
        <w:rPr>
          <w:rFonts w:ascii="Times New Roman" w:eastAsia="华文中宋" w:hAnsi="Times New Roman" w:cs="Times New Roman"/>
          <w:sz w:val="21"/>
          <w:szCs w:val="21"/>
          <w:lang w:eastAsia="zh-CN"/>
        </w:rPr>
        <w:instrText xml:space="preserve"> REF _Ref444454696 \r \h </w:instrText>
      </w:r>
      <w:r w:rsidR="00826B52" w:rsidRPr="00951B11">
        <w:rPr>
          <w:rFonts w:ascii="Times New Roman" w:eastAsia="华文中宋" w:hAnsi="Times New Roman" w:cs="Times New Roman"/>
          <w:sz w:val="21"/>
          <w:szCs w:val="21"/>
          <w:lang w:eastAsia="zh-CN"/>
        </w:rPr>
        <w:instrText xml:space="preserve"> \* MERGEFORMAT </w:instrText>
      </w:r>
      <w:r w:rsidR="008D3B8E" w:rsidRPr="00951B11">
        <w:rPr>
          <w:rFonts w:ascii="Times New Roman" w:eastAsia="华文中宋" w:hAnsi="Times New Roman" w:cs="Times New Roman"/>
          <w:sz w:val="21"/>
          <w:szCs w:val="21"/>
          <w:lang w:eastAsia="zh-CN"/>
        </w:rPr>
      </w:r>
      <w:r w:rsidR="008D3B8E" w:rsidRPr="00951B11">
        <w:rPr>
          <w:rFonts w:ascii="Times New Roman" w:eastAsia="华文中宋" w:hAnsi="Times New Roman" w:cs="Times New Roman"/>
          <w:sz w:val="21"/>
          <w:szCs w:val="21"/>
          <w:lang w:eastAsia="zh-CN"/>
        </w:rPr>
        <w:fldChar w:fldCharType="separate"/>
      </w:r>
      <w:r w:rsidR="00A14D7A">
        <w:rPr>
          <w:rFonts w:ascii="Times New Roman" w:eastAsia="华文中宋" w:hAnsi="Times New Roman" w:cs="Times New Roman"/>
          <w:sz w:val="21"/>
          <w:szCs w:val="21"/>
          <w:lang w:eastAsia="zh-CN"/>
        </w:rPr>
        <w:t>[12]</w:t>
      </w:r>
      <w:r w:rsidR="008D3B8E" w:rsidRPr="00951B11">
        <w:rPr>
          <w:rFonts w:ascii="Times New Roman" w:eastAsia="华文中宋" w:hAnsi="Times New Roman" w:cs="Times New Roman"/>
          <w:sz w:val="21"/>
          <w:szCs w:val="21"/>
          <w:lang w:eastAsia="zh-CN"/>
        </w:rPr>
        <w:fldChar w:fldCharType="end"/>
      </w:r>
      <w:r w:rsidR="00E4207D" w:rsidRPr="00826B52">
        <w:rPr>
          <w:rFonts w:ascii="华文中宋" w:eastAsia="华文中宋" w:hAnsi="华文中宋" w:cs="宋体" w:hint="eastAsia"/>
          <w:sz w:val="21"/>
          <w:szCs w:val="21"/>
          <w:lang w:eastAsia="zh-CN"/>
        </w:rPr>
        <w:t>。</w:t>
      </w:r>
      <w:commentRangeEnd w:id="91"/>
      <w:r w:rsidR="00EA0E67">
        <w:rPr>
          <w:rStyle w:val="a7"/>
        </w:rPr>
        <w:commentReference w:id="91"/>
      </w:r>
      <w:r w:rsidR="00641233" w:rsidRPr="00826B52">
        <w:rPr>
          <w:rFonts w:ascii="华文中宋" w:eastAsia="华文中宋" w:hAnsi="华文中宋" w:cs="宋体" w:hint="eastAsia"/>
          <w:sz w:val="21"/>
          <w:szCs w:val="21"/>
          <w:lang w:eastAsia="zh-CN"/>
        </w:rPr>
        <w:t>并行离散事件模拟通过开发模拟模型中天然存在的并行性，显著提升了</w:t>
      </w:r>
      <w:r w:rsidR="009350B6" w:rsidRPr="00826B52">
        <w:rPr>
          <w:rFonts w:ascii="华文中宋" w:eastAsia="华文中宋" w:hAnsi="华文中宋" w:cs="宋体" w:hint="eastAsia"/>
          <w:sz w:val="21"/>
          <w:szCs w:val="21"/>
          <w:lang w:eastAsia="zh-CN"/>
        </w:rPr>
        <w:t>模拟器的性能和容量，使得</w:t>
      </w:r>
      <w:r w:rsidR="00641233" w:rsidRPr="00826B52">
        <w:rPr>
          <w:rFonts w:ascii="华文中宋" w:eastAsia="华文中宋" w:hAnsi="华文中宋" w:cs="宋体" w:hint="eastAsia"/>
          <w:sz w:val="21"/>
          <w:szCs w:val="21"/>
          <w:lang w:eastAsia="zh-CN"/>
        </w:rPr>
        <w:t>在更少的时间内研究更耗时、更细化的模型成为可能。</w:t>
      </w:r>
      <w:commentRangeStart w:id="92"/>
      <w:r w:rsidR="00641233" w:rsidRPr="00826B52">
        <w:rPr>
          <w:rFonts w:ascii="华文中宋" w:eastAsia="华文中宋" w:hAnsi="华文中宋" w:cs="宋体"/>
          <w:sz w:val="21"/>
          <w:szCs w:val="21"/>
          <w:lang w:eastAsia="zh-CN"/>
        </w:rPr>
        <w:t>PDES</w:t>
      </w:r>
      <w:r w:rsidR="00641233" w:rsidRPr="00826B52">
        <w:rPr>
          <w:rFonts w:ascii="华文中宋" w:eastAsia="华文中宋" w:hAnsi="华文中宋" w:cs="宋体" w:hint="eastAsia"/>
          <w:sz w:val="21"/>
          <w:szCs w:val="21"/>
          <w:lang w:eastAsia="zh-CN"/>
        </w:rPr>
        <w:t>是一个细粒度的并行应用，其性能和可扩展性受到通信延迟的限制。多线程方式的实现消除了许多消息拷贝并显著的减小了同步延迟</w:t>
      </w:r>
      <w:r w:rsidR="00BE7BBE" w:rsidRPr="00951B11">
        <w:rPr>
          <w:rFonts w:ascii="Times New Roman" w:eastAsia="华文中宋" w:hAnsi="Times New Roman" w:cs="Times New Roman"/>
          <w:sz w:val="21"/>
          <w:szCs w:val="21"/>
          <w:lang w:eastAsia="zh-CN"/>
        </w:rPr>
        <w:fldChar w:fldCharType="begin"/>
      </w:r>
      <w:r w:rsidR="00BE7BBE" w:rsidRPr="00951B11">
        <w:rPr>
          <w:rFonts w:ascii="Times New Roman" w:eastAsia="华文中宋" w:hAnsi="Times New Roman" w:cs="Times New Roman"/>
          <w:sz w:val="21"/>
          <w:szCs w:val="21"/>
          <w:lang w:eastAsia="zh-CN"/>
        </w:rPr>
        <w:instrText xml:space="preserve"> </w:instrText>
      </w:r>
      <w:r w:rsidR="00BE7BBE" w:rsidRPr="00951B11">
        <w:rPr>
          <w:rFonts w:ascii="Times New Roman" w:eastAsia="华文中宋" w:hAnsi="Times New Roman" w:cs="Times New Roman" w:hint="eastAsia"/>
          <w:sz w:val="21"/>
          <w:szCs w:val="21"/>
          <w:lang w:eastAsia="zh-CN"/>
        </w:rPr>
        <w:instrText>REF _Ref444454081 \r \h</w:instrText>
      </w:r>
      <w:r w:rsidR="00BE7BBE" w:rsidRPr="00951B11">
        <w:rPr>
          <w:rFonts w:ascii="Times New Roman" w:eastAsia="华文中宋" w:hAnsi="Times New Roman" w:cs="Times New Roman"/>
          <w:sz w:val="21"/>
          <w:szCs w:val="21"/>
          <w:lang w:eastAsia="zh-CN"/>
        </w:rPr>
        <w:instrText xml:space="preserve"> </w:instrText>
      </w:r>
      <w:r w:rsidR="00826B52" w:rsidRPr="00951B11">
        <w:rPr>
          <w:rFonts w:ascii="Times New Roman" w:eastAsia="华文中宋" w:hAnsi="Times New Roman" w:cs="Times New Roman"/>
          <w:sz w:val="21"/>
          <w:szCs w:val="21"/>
          <w:lang w:eastAsia="zh-CN"/>
        </w:rPr>
        <w:instrText xml:space="preserve"> \* MERGEFORMAT </w:instrText>
      </w:r>
      <w:r w:rsidR="00BE7BBE" w:rsidRPr="00951B11">
        <w:rPr>
          <w:rFonts w:ascii="Times New Roman" w:eastAsia="华文中宋" w:hAnsi="Times New Roman" w:cs="Times New Roman"/>
          <w:sz w:val="21"/>
          <w:szCs w:val="21"/>
          <w:lang w:eastAsia="zh-CN"/>
        </w:rPr>
      </w:r>
      <w:r w:rsidR="00BE7BBE" w:rsidRPr="00951B11">
        <w:rPr>
          <w:rFonts w:ascii="Times New Roman" w:eastAsia="华文中宋" w:hAnsi="Times New Roman" w:cs="Times New Roman"/>
          <w:sz w:val="21"/>
          <w:szCs w:val="21"/>
          <w:lang w:eastAsia="zh-CN"/>
        </w:rPr>
        <w:fldChar w:fldCharType="separate"/>
      </w:r>
      <w:r w:rsidR="006404E7">
        <w:rPr>
          <w:rFonts w:ascii="Times New Roman" w:eastAsia="华文中宋" w:hAnsi="Times New Roman" w:cs="Times New Roman"/>
          <w:sz w:val="21"/>
          <w:szCs w:val="21"/>
          <w:lang w:eastAsia="zh-CN"/>
        </w:rPr>
        <w:t>[16]</w:t>
      </w:r>
      <w:r w:rsidR="00BE7BBE" w:rsidRPr="00951B11">
        <w:rPr>
          <w:rFonts w:ascii="Times New Roman" w:eastAsia="华文中宋" w:hAnsi="Times New Roman" w:cs="Times New Roman"/>
          <w:sz w:val="21"/>
          <w:szCs w:val="21"/>
          <w:lang w:eastAsia="zh-CN"/>
        </w:rPr>
        <w:fldChar w:fldCharType="end"/>
      </w:r>
      <w:r w:rsidR="00641233" w:rsidRPr="00951B11">
        <w:rPr>
          <w:rFonts w:ascii="Times New Roman" w:eastAsia="华文中宋" w:hAnsi="Times New Roman" w:cs="Times New Roman" w:hint="eastAsia"/>
          <w:sz w:val="21"/>
          <w:szCs w:val="21"/>
          <w:lang w:eastAsia="zh-CN"/>
        </w:rPr>
        <w:t>。</w:t>
      </w:r>
      <w:commentRangeEnd w:id="92"/>
      <w:r w:rsidR="001C1F6D">
        <w:rPr>
          <w:rStyle w:val="a7"/>
        </w:rPr>
        <w:commentReference w:id="92"/>
      </w:r>
    </w:p>
    <w:p w14:paraId="0199B1F5" w14:textId="0BF2F6A8" w:rsidR="00055EFD" w:rsidRPr="00826B52" w:rsidRDefault="0032521D"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hint="eastAsia"/>
          <w:sz w:val="21"/>
          <w:szCs w:val="21"/>
          <w:lang w:eastAsia="zh-CN"/>
        </w:rPr>
        <w:t>本文</w:t>
      </w:r>
      <w:r w:rsidRPr="00826B52">
        <w:rPr>
          <w:rFonts w:ascii="华文中宋" w:eastAsia="华文中宋" w:hAnsi="华文中宋" w:cs="宋体"/>
          <w:sz w:val="21"/>
          <w:szCs w:val="21"/>
          <w:lang w:eastAsia="zh-CN"/>
        </w:rPr>
        <w:t>在</w:t>
      </w:r>
      <w:r w:rsidR="002117BD" w:rsidRPr="00826B52">
        <w:rPr>
          <w:rFonts w:ascii="华文中宋" w:eastAsia="华文中宋" w:hAnsi="华文中宋" w:cs="宋体"/>
          <w:sz w:val="21"/>
          <w:szCs w:val="21"/>
          <w:lang w:eastAsia="zh-CN"/>
        </w:rPr>
        <w:t>多线程方式实现的并行离散事件模拟框架</w:t>
      </w:r>
      <w:r w:rsidR="00F62A85" w:rsidRPr="00F62A85">
        <w:rPr>
          <w:rFonts w:ascii="Times New Roman" w:eastAsia="华文中宋" w:hAnsi="Times New Roman" w:cs="Times New Roman"/>
          <w:sz w:val="21"/>
          <w:szCs w:val="21"/>
          <w:lang w:eastAsia="zh-CN"/>
        </w:rPr>
        <w:fldChar w:fldCharType="begin"/>
      </w:r>
      <w:r w:rsidR="00F62A85" w:rsidRPr="00F62A85">
        <w:rPr>
          <w:rFonts w:ascii="Times New Roman" w:eastAsia="华文中宋" w:hAnsi="Times New Roman" w:cs="Times New Roman"/>
          <w:sz w:val="21"/>
          <w:szCs w:val="21"/>
          <w:lang w:eastAsia="zh-CN"/>
        </w:rPr>
        <w:instrText xml:space="preserve"> REF _Ref444611677 \r \h </w:instrText>
      </w:r>
      <w:r w:rsidR="00F62A85">
        <w:rPr>
          <w:rFonts w:ascii="Times New Roman" w:eastAsia="华文中宋" w:hAnsi="Times New Roman" w:cs="Times New Roman"/>
          <w:sz w:val="21"/>
          <w:szCs w:val="21"/>
          <w:lang w:eastAsia="zh-CN"/>
        </w:rPr>
        <w:instrText xml:space="preserve"> \* MERGEFORMAT </w:instrText>
      </w:r>
      <w:r w:rsidR="00F62A85" w:rsidRPr="00F62A85">
        <w:rPr>
          <w:rFonts w:ascii="Times New Roman" w:eastAsia="华文中宋" w:hAnsi="Times New Roman" w:cs="Times New Roman"/>
          <w:sz w:val="21"/>
          <w:szCs w:val="21"/>
          <w:lang w:eastAsia="zh-CN"/>
        </w:rPr>
      </w:r>
      <w:r w:rsidR="00F62A85" w:rsidRPr="00F62A85">
        <w:rPr>
          <w:rFonts w:ascii="Times New Roman" w:eastAsia="华文中宋" w:hAnsi="Times New Roman" w:cs="Times New Roman"/>
          <w:sz w:val="21"/>
          <w:szCs w:val="21"/>
          <w:lang w:eastAsia="zh-CN"/>
        </w:rPr>
        <w:fldChar w:fldCharType="separate"/>
      </w:r>
      <w:r w:rsidR="009521BE">
        <w:rPr>
          <w:rFonts w:ascii="Times New Roman" w:eastAsia="华文中宋" w:hAnsi="Times New Roman" w:cs="Times New Roman"/>
          <w:sz w:val="21"/>
          <w:szCs w:val="21"/>
          <w:lang w:eastAsia="zh-CN"/>
        </w:rPr>
        <w:t>[17]</w:t>
      </w:r>
      <w:r w:rsidR="00F62A85" w:rsidRPr="00F62A85">
        <w:rPr>
          <w:rFonts w:ascii="Times New Roman" w:eastAsia="华文中宋" w:hAnsi="Times New Roman" w:cs="Times New Roman"/>
          <w:sz w:val="21"/>
          <w:szCs w:val="21"/>
          <w:lang w:eastAsia="zh-CN"/>
        </w:rPr>
        <w:fldChar w:fldCharType="end"/>
      </w:r>
      <w:r w:rsidR="002117BD" w:rsidRPr="00826B52">
        <w:rPr>
          <w:rFonts w:ascii="华文中宋" w:eastAsia="华文中宋" w:hAnsi="华文中宋" w:cs="宋体"/>
          <w:sz w:val="21"/>
          <w:szCs w:val="21"/>
          <w:lang w:eastAsia="zh-CN"/>
        </w:rPr>
        <w:t>基础上，</w:t>
      </w:r>
      <w:r w:rsidR="002117BD" w:rsidRPr="00826B52">
        <w:rPr>
          <w:rFonts w:ascii="华文中宋" w:eastAsia="华文中宋" w:hAnsi="华文中宋" w:cs="宋体" w:hint="eastAsia"/>
          <w:sz w:val="21"/>
          <w:szCs w:val="21"/>
          <w:lang w:eastAsia="zh-CN"/>
        </w:rPr>
        <w:t>针对</w:t>
      </w:r>
      <w:r w:rsidR="007E2D58" w:rsidRPr="00826B52">
        <w:rPr>
          <w:rFonts w:ascii="华文中宋" w:eastAsia="华文中宋" w:hAnsi="华文中宋" w:cs="宋体"/>
          <w:sz w:val="21"/>
          <w:szCs w:val="21"/>
          <w:lang w:eastAsia="zh-CN"/>
        </w:rPr>
        <w:t>使用中存在的</w:t>
      </w:r>
      <w:r w:rsidR="002117BD" w:rsidRPr="00826B52">
        <w:rPr>
          <w:rFonts w:ascii="华文中宋" w:eastAsia="华文中宋" w:hAnsi="华文中宋" w:cs="宋体"/>
          <w:sz w:val="21"/>
          <w:szCs w:val="21"/>
          <w:lang w:eastAsia="zh-CN"/>
        </w:rPr>
        <w:t>性能瓶颈进行如下三个方面的</w:t>
      </w:r>
      <w:r w:rsidR="00EF1011" w:rsidRPr="00826B52">
        <w:rPr>
          <w:rFonts w:ascii="华文中宋" w:eastAsia="华文中宋" w:hAnsi="华文中宋" w:cs="宋体" w:hint="eastAsia"/>
          <w:sz w:val="21"/>
          <w:szCs w:val="21"/>
          <w:lang w:eastAsia="zh-CN"/>
        </w:rPr>
        <w:t>加速</w:t>
      </w:r>
      <w:r w:rsidR="00733514" w:rsidRPr="00826B52">
        <w:rPr>
          <w:rFonts w:ascii="华文中宋" w:eastAsia="华文中宋" w:hAnsi="华文中宋" w:cs="宋体"/>
          <w:sz w:val="21"/>
          <w:szCs w:val="21"/>
          <w:lang w:eastAsia="zh-CN"/>
        </w:rPr>
        <w:t>。</w:t>
      </w:r>
    </w:p>
    <w:p w14:paraId="27699029" w14:textId="3DC6F7DE" w:rsidR="00FB0811" w:rsidRPr="000D55E5" w:rsidRDefault="00FB0811" w:rsidP="00EC79A8">
      <w:pPr>
        <w:pStyle w:val="Body"/>
        <w:numPr>
          <w:ilvl w:val="0"/>
          <w:numId w:val="8"/>
        </w:numPr>
        <w:jc w:val="both"/>
        <w:rPr>
          <w:rFonts w:ascii="华文中宋" w:eastAsia="华文中宋" w:hAnsi="华文中宋" w:cs="宋体"/>
          <w:color w:val="auto"/>
          <w:sz w:val="21"/>
          <w:szCs w:val="21"/>
          <w:bdr w:val="none" w:sz="0" w:space="0" w:color="auto"/>
          <w:lang w:eastAsia="zh-CN"/>
        </w:rPr>
      </w:pPr>
      <w:r w:rsidRPr="000D55E5">
        <w:rPr>
          <w:rFonts w:ascii="华文中宋" w:eastAsia="华文中宋" w:hAnsi="华文中宋" w:cs="宋体" w:hint="eastAsia"/>
          <w:color w:val="auto"/>
          <w:sz w:val="21"/>
          <w:szCs w:val="21"/>
          <w:bdr w:val="none" w:sz="0" w:space="0" w:color="auto"/>
          <w:lang w:eastAsia="zh-CN"/>
        </w:rPr>
        <w:t>消息映射：从固定映射到随机映射</w:t>
      </w:r>
    </w:p>
    <w:p w14:paraId="20AF4877" w14:textId="1FCF1FF5" w:rsidR="00AE4970" w:rsidRDefault="00FB0811" w:rsidP="00AE4970">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框架调度的对象是系统中所有组件产生的消息。</w:t>
      </w:r>
      <w:ins w:id="93" w:author="Shawn" w:date="2016-03-22T20:51:00Z">
        <w:r w:rsidR="001C1F6D">
          <w:rPr>
            <w:rFonts w:ascii="华文中宋" w:eastAsia="华文中宋" w:hAnsi="华文中宋" w:cs="宋体" w:hint="eastAsia"/>
            <w:sz w:val="21"/>
            <w:szCs w:val="21"/>
            <w:lang w:eastAsia="zh-CN"/>
          </w:rPr>
          <w:t>在</w:t>
        </w:r>
      </w:ins>
      <w:ins w:id="94" w:author="Shawn" w:date="2016-03-22T20:52:00Z">
        <w:r w:rsidR="001C1F6D">
          <w:rPr>
            <w:rFonts w:ascii="华文中宋" w:eastAsia="华文中宋" w:hAnsi="华文中宋" w:cs="宋体" w:hint="eastAsia"/>
            <w:sz w:val="21"/>
            <w:szCs w:val="21"/>
            <w:lang w:eastAsia="zh-CN"/>
          </w:rPr>
          <w:t>高通量众核结构模拟中，</w:t>
        </w:r>
      </w:ins>
      <w:r w:rsidRPr="00826B52">
        <w:rPr>
          <w:rFonts w:ascii="华文中宋" w:eastAsia="华文中宋" w:hAnsi="华文中宋" w:cs="宋体"/>
          <w:sz w:val="21"/>
          <w:szCs w:val="21"/>
          <w:lang w:eastAsia="zh-CN"/>
        </w:rPr>
        <w:t>这些组件包括</w:t>
      </w:r>
      <w:r w:rsidRPr="00755893">
        <w:rPr>
          <w:rFonts w:ascii="Times New Roman" w:eastAsia="华文中宋" w:hAnsi="Times New Roman" w:cs="Times New Roman"/>
          <w:sz w:val="21"/>
          <w:szCs w:val="21"/>
          <w:lang w:eastAsia="zh-CN"/>
        </w:rPr>
        <w:t>core</w:t>
      </w:r>
      <w:r w:rsidRPr="00826B52">
        <w:rPr>
          <w:rFonts w:ascii="华文中宋" w:eastAsia="华文中宋" w:hAnsi="华文中宋" w:cs="宋体" w:hint="eastAsia"/>
          <w:sz w:val="21"/>
          <w:szCs w:val="21"/>
          <w:lang w:eastAsia="zh-CN"/>
        </w:rPr>
        <w:t>组件、</w:t>
      </w:r>
      <w:r w:rsidRPr="00755893">
        <w:rPr>
          <w:rFonts w:ascii="Times New Roman" w:eastAsia="华文中宋" w:hAnsi="Times New Roman" w:cs="Times New Roman"/>
          <w:sz w:val="21"/>
          <w:szCs w:val="21"/>
          <w:lang w:eastAsia="zh-CN"/>
        </w:rPr>
        <w:t>memory</w:t>
      </w:r>
      <w:r w:rsidRPr="00826B52">
        <w:rPr>
          <w:rFonts w:ascii="华文中宋" w:eastAsia="华文中宋" w:hAnsi="华文中宋" w:cs="宋体" w:hint="eastAsia"/>
          <w:sz w:val="21"/>
          <w:szCs w:val="21"/>
          <w:lang w:eastAsia="zh-CN"/>
        </w:rPr>
        <w:t>组件、</w:t>
      </w:r>
      <w:r w:rsidRPr="00755893">
        <w:rPr>
          <w:rFonts w:ascii="Times New Roman" w:eastAsia="华文中宋" w:hAnsi="Times New Roman" w:cs="Times New Roman"/>
          <w:sz w:val="21"/>
          <w:szCs w:val="21"/>
          <w:lang w:eastAsia="zh-CN"/>
        </w:rPr>
        <w:t>cache</w:t>
      </w:r>
      <w:r w:rsidRPr="00826B52">
        <w:rPr>
          <w:rFonts w:ascii="华文中宋" w:eastAsia="华文中宋" w:hAnsi="华文中宋" w:cs="宋体" w:hint="eastAsia"/>
          <w:sz w:val="21"/>
          <w:szCs w:val="21"/>
          <w:lang w:eastAsia="zh-CN"/>
        </w:rPr>
        <w:t>组件和</w:t>
      </w:r>
      <w:r w:rsidRPr="00755893">
        <w:rPr>
          <w:rFonts w:ascii="Times New Roman" w:eastAsia="华文中宋" w:hAnsi="Times New Roman" w:cs="Times New Roman"/>
          <w:sz w:val="21"/>
          <w:szCs w:val="21"/>
          <w:lang w:eastAsia="zh-CN"/>
        </w:rPr>
        <w:t>mesh</w:t>
      </w:r>
      <w:r w:rsidR="00064CEB" w:rsidRPr="00826B52">
        <w:rPr>
          <w:rFonts w:ascii="华文中宋" w:eastAsia="华文中宋" w:hAnsi="华文中宋" w:cs="宋体" w:hint="eastAsia"/>
          <w:sz w:val="21"/>
          <w:szCs w:val="21"/>
          <w:lang w:eastAsia="zh-CN"/>
        </w:rPr>
        <w:t>组件，共计三千余个。</w:t>
      </w:r>
      <w:r w:rsidR="008B770D" w:rsidRPr="00826B52">
        <w:rPr>
          <w:rFonts w:ascii="华文中宋" w:eastAsia="华文中宋" w:hAnsi="华文中宋" w:cs="宋体"/>
          <w:sz w:val="21"/>
          <w:szCs w:val="21"/>
          <w:lang w:eastAsia="zh-CN"/>
        </w:rPr>
        <w:t>加速前，</w:t>
      </w:r>
      <w:r w:rsidR="008B770D" w:rsidRPr="00826B52">
        <w:rPr>
          <w:rFonts w:ascii="华文中宋" w:eastAsia="华文中宋" w:hAnsi="华文中宋" w:cs="宋体" w:hint="eastAsia"/>
          <w:sz w:val="21"/>
          <w:szCs w:val="21"/>
          <w:lang w:eastAsia="zh-CN"/>
        </w:rPr>
        <w:t>组件按照其</w:t>
      </w:r>
      <w:r w:rsidR="008B770D" w:rsidRPr="00826B52">
        <w:rPr>
          <w:rFonts w:ascii="华文中宋" w:eastAsia="华文中宋" w:hAnsi="华文中宋" w:cs="宋体"/>
          <w:sz w:val="21"/>
          <w:szCs w:val="21"/>
          <w:lang w:eastAsia="zh-CN"/>
        </w:rPr>
        <w:t>编号</w:t>
      </w:r>
      <w:r w:rsidR="008B770D" w:rsidRPr="00826B52">
        <w:rPr>
          <w:rFonts w:ascii="华文中宋" w:eastAsia="华文中宋" w:hAnsi="华文中宋" w:cs="宋体" w:hint="eastAsia"/>
          <w:sz w:val="21"/>
          <w:szCs w:val="21"/>
          <w:lang w:eastAsia="zh-CN"/>
        </w:rPr>
        <w:t>分</w:t>
      </w:r>
      <w:r w:rsidR="00817AE7" w:rsidRPr="00826B52">
        <w:rPr>
          <w:rFonts w:ascii="华文中宋" w:eastAsia="华文中宋" w:hAnsi="华文中宋" w:cs="宋体" w:hint="eastAsia"/>
          <w:sz w:val="21"/>
          <w:szCs w:val="21"/>
          <w:lang w:eastAsia="zh-CN"/>
        </w:rPr>
        <w:t>成若干</w:t>
      </w:r>
      <w:r w:rsidRPr="00826B52">
        <w:rPr>
          <w:rFonts w:ascii="华文中宋" w:eastAsia="华文中宋" w:hAnsi="华文中宋" w:cs="宋体" w:hint="eastAsia"/>
          <w:sz w:val="21"/>
          <w:szCs w:val="21"/>
          <w:lang w:eastAsia="zh-CN"/>
        </w:rPr>
        <w:t>组，每组</w:t>
      </w:r>
      <w:r w:rsidR="00EA2C64" w:rsidRPr="00826B52">
        <w:rPr>
          <w:rFonts w:ascii="华文中宋" w:eastAsia="华文中宋" w:hAnsi="华文中宋" w:cs="宋体"/>
          <w:sz w:val="21"/>
          <w:szCs w:val="21"/>
          <w:lang w:eastAsia="zh-CN"/>
        </w:rPr>
        <w:t>组件</w:t>
      </w:r>
      <w:r w:rsidR="0073674F" w:rsidRPr="00826B52">
        <w:rPr>
          <w:rFonts w:ascii="华文中宋" w:eastAsia="华文中宋" w:hAnsi="华文中宋" w:cs="宋体" w:hint="eastAsia"/>
          <w:sz w:val="21"/>
          <w:szCs w:val="21"/>
          <w:lang w:eastAsia="zh-CN"/>
        </w:rPr>
        <w:t>的消息分发给一个工作线程处理</w:t>
      </w:r>
      <w:r w:rsidR="00AE4970">
        <w:rPr>
          <w:rFonts w:ascii="华文中宋" w:eastAsia="华文中宋" w:hAnsi="华文中宋" w:cs="宋体"/>
          <w:sz w:val="21"/>
          <w:szCs w:val="21"/>
          <w:lang w:eastAsia="zh-CN"/>
        </w:rPr>
        <w:t>，</w:t>
      </w:r>
      <w:r w:rsidR="00AE4970">
        <w:rPr>
          <w:rFonts w:ascii="华文中宋" w:eastAsia="华文中宋" w:hAnsi="华文中宋" w:cs="宋体" w:hint="eastAsia"/>
          <w:sz w:val="21"/>
          <w:szCs w:val="21"/>
          <w:lang w:eastAsia="zh-CN"/>
        </w:rPr>
        <w:t>如</w:t>
      </w:r>
      <w:r w:rsidR="00C91826">
        <w:rPr>
          <w:rFonts w:ascii="华文中宋" w:eastAsia="华文中宋" w:hAnsi="华文中宋" w:cs="宋体"/>
          <w:sz w:val="21"/>
          <w:szCs w:val="21"/>
          <w:lang w:eastAsia="zh-CN"/>
        </w:rPr>
        <w:fldChar w:fldCharType="begin"/>
      </w:r>
      <w:r w:rsidR="00C91826">
        <w:rPr>
          <w:rFonts w:ascii="华文中宋" w:eastAsia="华文中宋" w:hAnsi="华文中宋" w:cs="宋体"/>
          <w:sz w:val="21"/>
          <w:szCs w:val="21"/>
          <w:lang w:eastAsia="zh-CN"/>
        </w:rPr>
        <w:instrText xml:space="preserve"> </w:instrText>
      </w:r>
      <w:r w:rsidR="00C91826">
        <w:rPr>
          <w:rFonts w:ascii="华文中宋" w:eastAsia="华文中宋" w:hAnsi="华文中宋" w:cs="宋体" w:hint="eastAsia"/>
          <w:sz w:val="21"/>
          <w:szCs w:val="21"/>
          <w:lang w:eastAsia="zh-CN"/>
        </w:rPr>
        <w:instrText>REF _Ref444764723 \h</w:instrText>
      </w:r>
      <w:r w:rsidR="00C91826">
        <w:rPr>
          <w:rFonts w:ascii="华文中宋" w:eastAsia="华文中宋" w:hAnsi="华文中宋" w:cs="宋体"/>
          <w:sz w:val="21"/>
          <w:szCs w:val="21"/>
          <w:lang w:eastAsia="zh-CN"/>
        </w:rPr>
        <w:instrText xml:space="preserve">  \* MERGEFORMAT </w:instrText>
      </w:r>
      <w:r w:rsidR="00C91826">
        <w:rPr>
          <w:rFonts w:ascii="华文中宋" w:eastAsia="华文中宋" w:hAnsi="华文中宋" w:cs="宋体"/>
          <w:sz w:val="21"/>
          <w:szCs w:val="21"/>
          <w:lang w:eastAsia="zh-CN"/>
        </w:rPr>
      </w:r>
      <w:r w:rsidR="00C91826">
        <w:rPr>
          <w:rFonts w:ascii="华文中宋" w:eastAsia="华文中宋" w:hAnsi="华文中宋" w:cs="宋体"/>
          <w:sz w:val="21"/>
          <w:szCs w:val="21"/>
          <w:lang w:eastAsia="zh-CN"/>
        </w:rPr>
        <w:fldChar w:fldCharType="separate"/>
      </w:r>
      <w:r w:rsidR="00C91826" w:rsidRPr="00C91826">
        <w:rPr>
          <w:rFonts w:ascii="华文中宋" w:eastAsia="华文中宋" w:hAnsi="华文中宋" w:cs="宋体"/>
          <w:sz w:val="21"/>
          <w:szCs w:val="21"/>
          <w:lang w:eastAsia="zh-CN"/>
        </w:rPr>
        <w:t>图 3</w:t>
      </w:r>
      <w:r w:rsidR="00C91826">
        <w:rPr>
          <w:rFonts w:ascii="华文中宋" w:eastAsia="华文中宋" w:hAnsi="华文中宋" w:cs="宋体"/>
          <w:sz w:val="21"/>
          <w:szCs w:val="21"/>
          <w:lang w:eastAsia="zh-CN"/>
        </w:rPr>
        <w:fldChar w:fldCharType="end"/>
      </w:r>
      <w:r w:rsidR="00AE4970">
        <w:rPr>
          <w:rFonts w:ascii="华文中宋" w:eastAsia="华文中宋" w:hAnsi="华文中宋" w:cs="宋体" w:hint="eastAsia"/>
          <w:sz w:val="21"/>
          <w:szCs w:val="21"/>
          <w:lang w:eastAsia="zh-CN"/>
        </w:rPr>
        <w:t>所示</w:t>
      </w:r>
      <w:r w:rsidR="0073674F" w:rsidRPr="00826B52">
        <w:rPr>
          <w:rFonts w:ascii="华文中宋" w:eastAsia="华文中宋" w:hAnsi="华文中宋" w:cs="宋体" w:hint="eastAsia"/>
          <w:sz w:val="21"/>
          <w:szCs w:val="21"/>
          <w:lang w:eastAsia="zh-CN"/>
        </w:rPr>
        <w:t>。这种消息</w:t>
      </w:r>
      <w:r w:rsidR="0073674F" w:rsidRPr="00826B52">
        <w:rPr>
          <w:rFonts w:ascii="华文中宋" w:eastAsia="华文中宋" w:hAnsi="华文中宋" w:cs="宋体"/>
          <w:sz w:val="21"/>
          <w:szCs w:val="21"/>
          <w:lang w:eastAsia="zh-CN"/>
        </w:rPr>
        <w:t>与工作线程的</w:t>
      </w:r>
      <w:ins w:id="95" w:author="Shawn" w:date="2016-03-22T21:02:00Z">
        <w:r w:rsidR="00840C75">
          <w:rPr>
            <w:rFonts w:ascii="华文中宋" w:eastAsia="华文中宋" w:hAnsi="华文中宋" w:cs="宋体" w:hint="eastAsia"/>
            <w:sz w:val="21"/>
            <w:szCs w:val="21"/>
            <w:lang w:eastAsia="zh-CN"/>
          </w:rPr>
          <w:t>固定</w:t>
        </w:r>
      </w:ins>
      <w:r w:rsidR="0073674F" w:rsidRPr="00826B52">
        <w:rPr>
          <w:rFonts w:ascii="华文中宋" w:eastAsia="华文中宋" w:hAnsi="华文中宋" w:cs="宋体"/>
          <w:sz w:val="21"/>
          <w:szCs w:val="21"/>
          <w:lang w:eastAsia="zh-CN"/>
        </w:rPr>
        <w:t>映射方式</w:t>
      </w:r>
      <w:commentRangeStart w:id="96"/>
      <w:ins w:id="97" w:author="Shawn" w:date="2016-03-22T21:02:00Z">
        <w:r w:rsidR="00840C75">
          <w:rPr>
            <w:rFonts w:ascii="华文中宋" w:eastAsia="华文中宋" w:hAnsi="华文中宋" w:cs="宋体" w:hint="eastAsia"/>
            <w:sz w:val="21"/>
            <w:szCs w:val="21"/>
            <w:lang w:eastAsia="zh-CN"/>
          </w:rPr>
          <w:t>实现简单，且兼顾了组件大类之间的均衡性，但</w:t>
        </w:r>
      </w:ins>
      <w:commentRangeEnd w:id="96"/>
      <w:ins w:id="98" w:author="Shawn" w:date="2016-03-22T21:03:00Z">
        <w:r w:rsidR="00EB24D5">
          <w:rPr>
            <w:rStyle w:val="a7"/>
          </w:rPr>
          <w:commentReference w:id="96"/>
        </w:r>
      </w:ins>
      <w:ins w:id="99" w:author="Shawn" w:date="2016-03-22T21:02:00Z">
        <w:r w:rsidR="00840C75">
          <w:rPr>
            <w:rFonts w:ascii="华文中宋" w:eastAsia="华文中宋" w:hAnsi="华文中宋" w:cs="宋体" w:hint="eastAsia"/>
            <w:sz w:val="21"/>
            <w:szCs w:val="21"/>
            <w:lang w:eastAsia="zh-CN"/>
          </w:rPr>
          <w:t>是在实际中</w:t>
        </w:r>
      </w:ins>
      <w:ins w:id="100" w:author="Shawn" w:date="2016-03-22T20:52:00Z">
        <w:r w:rsidR="00C06AF5">
          <w:rPr>
            <w:rFonts w:ascii="华文中宋" w:eastAsia="华文中宋" w:hAnsi="华文中宋" w:cs="宋体" w:hint="eastAsia"/>
            <w:sz w:val="21"/>
            <w:szCs w:val="21"/>
            <w:lang w:eastAsia="zh-CN"/>
          </w:rPr>
          <w:t>可能</w:t>
        </w:r>
      </w:ins>
      <w:r w:rsidR="00EA2C64" w:rsidRPr="00826B52">
        <w:rPr>
          <w:rFonts w:ascii="华文中宋" w:eastAsia="华文中宋" w:hAnsi="华文中宋" w:cs="宋体" w:hint="eastAsia"/>
          <w:sz w:val="21"/>
          <w:szCs w:val="21"/>
          <w:lang w:eastAsia="zh-CN"/>
        </w:rPr>
        <w:t>会</w:t>
      </w:r>
      <w:r w:rsidR="0073674F" w:rsidRPr="00826B52">
        <w:rPr>
          <w:rFonts w:ascii="华文中宋" w:eastAsia="华文中宋" w:hAnsi="华文中宋" w:cs="宋体" w:hint="eastAsia"/>
          <w:sz w:val="21"/>
          <w:szCs w:val="21"/>
          <w:lang w:eastAsia="zh-CN"/>
        </w:rPr>
        <w:t>导致不同工作线程的工作量严重不均衡，由于组件的</w:t>
      </w:r>
      <w:r w:rsidR="0073674F" w:rsidRPr="00826B52">
        <w:rPr>
          <w:rFonts w:ascii="华文中宋" w:eastAsia="华文中宋" w:hAnsi="华文中宋" w:cs="宋体"/>
          <w:sz w:val="21"/>
          <w:szCs w:val="21"/>
          <w:lang w:eastAsia="zh-CN"/>
        </w:rPr>
        <w:t>编号</w:t>
      </w:r>
      <w:r w:rsidR="0073674F" w:rsidRPr="00826B52">
        <w:rPr>
          <w:rFonts w:ascii="华文中宋" w:eastAsia="华文中宋" w:hAnsi="华文中宋" w:cs="宋体" w:hint="eastAsia"/>
          <w:sz w:val="21"/>
          <w:szCs w:val="21"/>
          <w:lang w:eastAsia="zh-CN"/>
        </w:rPr>
        <w:t>由其组件的类型及在拓扑中位置决定，同一类型的连续多个组件</w:t>
      </w:r>
      <w:ins w:id="101" w:author="Shawn" w:date="2016-03-22T20:52:00Z">
        <w:r w:rsidR="00C06AF5">
          <w:rPr>
            <w:rFonts w:ascii="华文中宋" w:eastAsia="华文中宋" w:hAnsi="华文中宋" w:cs="宋体" w:hint="eastAsia"/>
            <w:sz w:val="21"/>
            <w:szCs w:val="21"/>
            <w:lang w:eastAsia="zh-CN"/>
          </w:rPr>
          <w:t>会</w:t>
        </w:r>
      </w:ins>
      <w:r w:rsidR="0073674F" w:rsidRPr="00826B52">
        <w:rPr>
          <w:rFonts w:ascii="华文中宋" w:eastAsia="华文中宋" w:hAnsi="华文中宋" w:cs="宋体" w:hint="eastAsia"/>
          <w:sz w:val="21"/>
          <w:szCs w:val="21"/>
          <w:lang w:eastAsia="zh-CN"/>
        </w:rPr>
        <w:t>映射到同一个工作线程上。并且</w:t>
      </w:r>
      <w:r w:rsidR="0073674F" w:rsidRPr="00826B52">
        <w:rPr>
          <w:rFonts w:ascii="华文中宋" w:eastAsia="华文中宋" w:hAnsi="华文中宋" w:cs="宋体"/>
          <w:sz w:val="21"/>
          <w:szCs w:val="21"/>
          <w:lang w:eastAsia="zh-CN"/>
        </w:rPr>
        <w:t>，</w:t>
      </w:r>
      <w:r w:rsidRPr="00826B52">
        <w:rPr>
          <w:rFonts w:ascii="华文中宋" w:eastAsia="华文中宋" w:hAnsi="华文中宋" w:cs="宋体" w:hint="eastAsia"/>
          <w:sz w:val="21"/>
          <w:szCs w:val="21"/>
          <w:lang w:eastAsia="zh-CN"/>
        </w:rPr>
        <w:t>不同类型组件，</w:t>
      </w:r>
      <w:r w:rsidR="0073674F" w:rsidRPr="00826B52">
        <w:rPr>
          <w:rFonts w:ascii="华文中宋" w:eastAsia="华文中宋" w:hAnsi="华文中宋" w:cs="宋体" w:hint="eastAsia"/>
          <w:sz w:val="21"/>
          <w:szCs w:val="21"/>
          <w:lang w:eastAsia="zh-CN"/>
        </w:rPr>
        <w:t>其消息数量、延迟等属性特征差别较大。这两个</w:t>
      </w:r>
      <w:r w:rsidR="0073674F" w:rsidRPr="00826B52">
        <w:rPr>
          <w:rFonts w:ascii="华文中宋" w:eastAsia="华文中宋" w:hAnsi="华文中宋" w:cs="宋体"/>
          <w:sz w:val="21"/>
          <w:szCs w:val="21"/>
          <w:lang w:eastAsia="zh-CN"/>
        </w:rPr>
        <w:t>原因</w:t>
      </w:r>
      <w:ins w:id="102" w:author="Shawn" w:date="2016-03-22T20:52:00Z">
        <w:r w:rsidR="00C06AF5">
          <w:rPr>
            <w:rFonts w:ascii="华文中宋" w:eastAsia="华文中宋" w:hAnsi="华文中宋" w:cs="宋体" w:hint="eastAsia"/>
            <w:sz w:val="21"/>
            <w:szCs w:val="21"/>
            <w:lang w:eastAsia="zh-CN"/>
          </w:rPr>
          <w:t>很容易</w:t>
        </w:r>
      </w:ins>
      <w:r w:rsidR="0073674F" w:rsidRPr="00826B52">
        <w:rPr>
          <w:rFonts w:ascii="华文中宋" w:eastAsia="华文中宋" w:hAnsi="华文中宋" w:cs="宋体"/>
          <w:sz w:val="21"/>
          <w:szCs w:val="21"/>
          <w:lang w:eastAsia="zh-CN"/>
        </w:rPr>
        <w:t>导致</w:t>
      </w:r>
      <w:r w:rsidRPr="00826B52">
        <w:rPr>
          <w:rFonts w:ascii="华文中宋" w:eastAsia="华文中宋" w:hAnsi="华文中宋" w:cs="宋体" w:hint="eastAsia"/>
          <w:sz w:val="21"/>
          <w:szCs w:val="21"/>
          <w:lang w:eastAsia="zh-CN"/>
        </w:rPr>
        <w:t>负载分配不均，多线程优势无法得到充分发挥。</w:t>
      </w:r>
    </w:p>
    <w:p w14:paraId="42DAFD34" w14:textId="0DCCBBFB" w:rsidR="00B128F9" w:rsidRPr="00927A12" w:rsidRDefault="004A4DA3" w:rsidP="00B128F9">
      <w:pPr>
        <w:spacing w:line="340" w:lineRule="atLeast"/>
        <w:jc w:val="both"/>
        <w:rPr>
          <w:lang w:eastAsia="zh-CN"/>
        </w:rPr>
      </w:pPr>
      <w:r>
        <w:rPr>
          <w:rFonts w:ascii="华文中宋" w:eastAsia="华文中宋" w:hAnsi="华文中宋" w:cs="宋体"/>
          <w:noProof/>
          <w:sz w:val="21"/>
          <w:szCs w:val="21"/>
          <w:lang w:eastAsia="zh-CN"/>
        </w:rPr>
        <mc:AlternateContent>
          <mc:Choice Requires="wpg">
            <w:drawing>
              <wp:anchor distT="0" distB="0" distL="114300" distR="114300" simplePos="0" relativeHeight="251641856" behindDoc="0" locked="0" layoutInCell="1" allowOverlap="1" wp14:anchorId="5173F767" wp14:editId="3A38285E">
                <wp:simplePos x="0" y="0"/>
                <wp:positionH relativeFrom="column">
                  <wp:posOffset>-63500</wp:posOffset>
                </wp:positionH>
                <wp:positionV relativeFrom="paragraph">
                  <wp:posOffset>2169160</wp:posOffset>
                </wp:positionV>
                <wp:extent cx="2743409" cy="1887230"/>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2743409" cy="1887230"/>
                          <a:chOff x="0" y="0"/>
                          <a:chExt cx="2743620" cy="1887658"/>
                        </a:xfrm>
                      </wpg:grpSpPr>
                      <pic:pic xmlns:pic="http://schemas.openxmlformats.org/drawingml/2006/picture">
                        <pic:nvPicPr>
                          <pic:cNvPr id="3" name="Picture 3" descr="../../Desktop/msg.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4945" cy="1524000"/>
                          </a:xfrm>
                          <a:prstGeom prst="rect">
                            <a:avLst/>
                          </a:prstGeom>
                          <a:noFill/>
                          <a:ln>
                            <a:noFill/>
                          </a:ln>
                        </pic:spPr>
                      </pic:pic>
                      <wps:wsp>
                        <wps:cNvPr id="9" name="Text Box 9"/>
                        <wps:cNvSpPr txBox="1"/>
                        <wps:spPr>
                          <a:xfrm>
                            <a:off x="8465" y="1591681"/>
                            <a:ext cx="2735155" cy="295977"/>
                          </a:xfrm>
                          <a:prstGeom prst="rect">
                            <a:avLst/>
                          </a:prstGeom>
                          <a:solidFill>
                            <a:prstClr val="white"/>
                          </a:solidFill>
                          <a:ln>
                            <a:noFill/>
                          </a:ln>
                          <a:effectLst/>
                        </wps:spPr>
                        <wps:txbx>
                          <w:txbxContent>
                            <w:p w14:paraId="1C60102B" w14:textId="139BA941" w:rsidR="00952EB4" w:rsidRPr="002B766A" w:rsidRDefault="00952EB4" w:rsidP="00C769C2">
                              <w:pPr>
                                <w:pStyle w:val="af6"/>
                                <w:jc w:val="center"/>
                                <w:rPr>
                                  <w:rFonts w:ascii="宋体" w:eastAsia="宋体" w:hAnsi="宋体" w:cs="宋体"/>
                                  <w:b/>
                                  <w:i w:val="0"/>
                                  <w:noProof/>
                                  <w:color w:val="auto"/>
                                  <w:sz w:val="20"/>
                                  <w:szCs w:val="21"/>
                                </w:rPr>
                              </w:pPr>
                              <w:bookmarkStart w:id="103" w:name="_Ref444764542"/>
                              <w:bookmarkStart w:id="104" w:name="_Ref444764528"/>
                              <w:r w:rsidRPr="002B766A">
                                <w:rPr>
                                  <w:rFonts w:ascii="华文中宋" w:eastAsia="华文中宋" w:hAnsi="华文中宋" w:cs="宋体"/>
                                  <w:b/>
                                  <w:i w:val="0"/>
                                  <w:color w:val="auto"/>
                                  <w:lang w:eastAsia="zh-CN"/>
                                </w:rPr>
                                <w:t xml:space="preserve">图 </w:t>
                              </w:r>
                              <w:r w:rsidRPr="002B766A">
                                <w:rPr>
                                  <w:rFonts w:ascii="华文中宋" w:eastAsia="华文中宋" w:hAnsi="华文中宋" w:cs="宋体"/>
                                  <w:b/>
                                  <w:i w:val="0"/>
                                  <w:color w:val="auto"/>
                                  <w:lang w:eastAsia="zh-CN"/>
                                </w:rPr>
                                <w:fldChar w:fldCharType="begin"/>
                              </w:r>
                              <w:r w:rsidRPr="002B766A">
                                <w:rPr>
                                  <w:rFonts w:ascii="华文中宋" w:eastAsia="华文中宋" w:hAnsi="华文中宋" w:cs="宋体"/>
                                  <w:b/>
                                  <w:i w:val="0"/>
                                  <w:color w:val="auto"/>
                                  <w:lang w:eastAsia="zh-CN"/>
                                </w:rPr>
                                <w:instrText xml:space="preserve"> SEQ 图 \* ARABIC </w:instrText>
                              </w:r>
                              <w:r w:rsidRPr="002B766A">
                                <w:rPr>
                                  <w:rFonts w:ascii="华文中宋" w:eastAsia="华文中宋" w:hAnsi="华文中宋" w:cs="宋体"/>
                                  <w:b/>
                                  <w:i w:val="0"/>
                                  <w:color w:val="auto"/>
                                  <w:lang w:eastAsia="zh-CN"/>
                                </w:rPr>
                                <w:fldChar w:fldCharType="separate"/>
                              </w:r>
                              <w:r w:rsidRPr="002B766A">
                                <w:rPr>
                                  <w:rFonts w:ascii="华文中宋" w:eastAsia="华文中宋" w:hAnsi="华文中宋" w:cs="宋体"/>
                                  <w:b/>
                                  <w:i w:val="0"/>
                                  <w:color w:val="auto"/>
                                  <w:lang w:eastAsia="zh-CN"/>
                                </w:rPr>
                                <w:t>4</w:t>
                              </w:r>
                              <w:r w:rsidRPr="002B766A">
                                <w:rPr>
                                  <w:rFonts w:ascii="华文中宋" w:eastAsia="华文中宋" w:hAnsi="华文中宋" w:cs="宋体"/>
                                  <w:b/>
                                  <w:i w:val="0"/>
                                  <w:color w:val="auto"/>
                                  <w:lang w:eastAsia="zh-CN"/>
                                </w:rPr>
                                <w:fldChar w:fldCharType="end"/>
                              </w:r>
                              <w:bookmarkEnd w:id="103"/>
                              <w:r w:rsidRPr="002B766A">
                                <w:rPr>
                                  <w:rFonts w:ascii="华文中宋" w:eastAsia="华文中宋" w:hAnsi="华文中宋" w:cs="宋体"/>
                                  <w:b/>
                                  <w:i w:val="0"/>
                                  <w:color w:val="auto"/>
                                  <w:lang w:eastAsia="zh-CN"/>
                                </w:rPr>
                                <w:t xml:space="preserve"> 随机消息映射</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8" o:spid="_x0000_s1026" style="position:absolute;left:0;text-align:left;margin-left:-5pt;margin-top:170.8pt;width:3in;height:148.6pt;z-index:251641856" coordsize="27436,188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Desktop/msg.pdf" style="position:absolute;width:27349;height:15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IyH7EAAAA2gAAAA8AAABkcnMvZG93bnJldi54bWxEj09rwkAUxO+FfoflFbw1G1uwEl1FCkqE&#10;Hqx/cn5mn0kw+zZkt0nqp3cLBY/DzPyGmS8HU4uOWldZVjCOYhDEudUVFwqOh/XrFITzyBpry6Tg&#10;lxwsF89Pc0y07fmbur0vRICwS1BB6X2TSOnykgy6yDbEwbvY1qAPsi2kbrEPcFPLtzieSIMVh4US&#10;G/osKb/uf4yCW7fbbPLr9nSOP7LpF63WqczGSo1ehtUMhKfBP8L/7VQreIe/K+EG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FIyH7EAAAA2gAAAA8AAAAAAAAAAAAAAAAA&#10;nwIAAGRycy9kb3ducmV2LnhtbFBLBQYAAAAABAAEAPcAAACQAwAAAAA=&#10;">
                  <v:imagedata r:id="rId19" o:title="msg"/>
                  <v:path arrowok="t"/>
                </v:shape>
                <v:shapetype id="_x0000_t202" coordsize="21600,21600" o:spt="202" path="m,l,21600r21600,l21600,xe">
                  <v:stroke joinstyle="miter"/>
                  <v:path gradientshapeok="t" o:connecttype="rect"/>
                </v:shapetype>
                <v:shape id="Text Box 9" o:spid="_x0000_s1028" type="#_x0000_t202" style="position:absolute;left:84;top:15916;width:27352;height: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1C60102B" w14:textId="139BA941" w:rsidR="00952EB4" w:rsidRPr="002B766A" w:rsidRDefault="00952EB4" w:rsidP="00C769C2">
                        <w:pPr>
                          <w:pStyle w:val="af6"/>
                          <w:jc w:val="center"/>
                          <w:rPr>
                            <w:rFonts w:ascii="宋体" w:eastAsia="宋体" w:hAnsi="宋体" w:cs="宋体"/>
                            <w:b/>
                            <w:i w:val="0"/>
                            <w:noProof/>
                            <w:color w:val="auto"/>
                            <w:sz w:val="20"/>
                            <w:szCs w:val="21"/>
                          </w:rPr>
                        </w:pPr>
                        <w:bookmarkStart w:id="104" w:name="_Ref444764542"/>
                        <w:bookmarkStart w:id="105" w:name="_Ref444764528"/>
                        <w:r w:rsidRPr="002B766A">
                          <w:rPr>
                            <w:rFonts w:ascii="华文中宋" w:eastAsia="华文中宋" w:hAnsi="华文中宋" w:cs="宋体"/>
                            <w:b/>
                            <w:i w:val="0"/>
                            <w:color w:val="auto"/>
                            <w:lang w:eastAsia="zh-CN"/>
                          </w:rPr>
                          <w:t xml:space="preserve">图 </w:t>
                        </w:r>
                        <w:r w:rsidRPr="002B766A">
                          <w:rPr>
                            <w:rFonts w:ascii="华文中宋" w:eastAsia="华文中宋" w:hAnsi="华文中宋" w:cs="宋体"/>
                            <w:b/>
                            <w:i w:val="0"/>
                            <w:color w:val="auto"/>
                            <w:lang w:eastAsia="zh-CN"/>
                          </w:rPr>
                          <w:fldChar w:fldCharType="begin"/>
                        </w:r>
                        <w:r w:rsidRPr="002B766A">
                          <w:rPr>
                            <w:rFonts w:ascii="华文中宋" w:eastAsia="华文中宋" w:hAnsi="华文中宋" w:cs="宋体"/>
                            <w:b/>
                            <w:i w:val="0"/>
                            <w:color w:val="auto"/>
                            <w:lang w:eastAsia="zh-CN"/>
                          </w:rPr>
                          <w:instrText xml:space="preserve"> SEQ 图 \* ARABIC </w:instrText>
                        </w:r>
                        <w:r w:rsidRPr="002B766A">
                          <w:rPr>
                            <w:rFonts w:ascii="华文中宋" w:eastAsia="华文中宋" w:hAnsi="华文中宋" w:cs="宋体"/>
                            <w:b/>
                            <w:i w:val="0"/>
                            <w:color w:val="auto"/>
                            <w:lang w:eastAsia="zh-CN"/>
                          </w:rPr>
                          <w:fldChar w:fldCharType="separate"/>
                        </w:r>
                        <w:r w:rsidRPr="002B766A">
                          <w:rPr>
                            <w:rFonts w:ascii="华文中宋" w:eastAsia="华文中宋" w:hAnsi="华文中宋" w:cs="宋体"/>
                            <w:b/>
                            <w:i w:val="0"/>
                            <w:color w:val="auto"/>
                            <w:lang w:eastAsia="zh-CN"/>
                          </w:rPr>
                          <w:t>4</w:t>
                        </w:r>
                        <w:r w:rsidRPr="002B766A">
                          <w:rPr>
                            <w:rFonts w:ascii="华文中宋" w:eastAsia="华文中宋" w:hAnsi="华文中宋" w:cs="宋体"/>
                            <w:b/>
                            <w:i w:val="0"/>
                            <w:color w:val="auto"/>
                            <w:lang w:eastAsia="zh-CN"/>
                          </w:rPr>
                          <w:fldChar w:fldCharType="end"/>
                        </w:r>
                        <w:bookmarkEnd w:id="104"/>
                        <w:r w:rsidRPr="002B766A">
                          <w:rPr>
                            <w:rFonts w:ascii="华文中宋" w:eastAsia="华文中宋" w:hAnsi="华文中宋" w:cs="宋体"/>
                            <w:b/>
                            <w:i w:val="0"/>
                            <w:color w:val="auto"/>
                            <w:lang w:eastAsia="zh-CN"/>
                          </w:rPr>
                          <w:t xml:space="preserve"> 随机消息映射</w:t>
                        </w:r>
                        <w:bookmarkEnd w:id="105"/>
                      </w:p>
                    </w:txbxContent>
                  </v:textbox>
                </v:shape>
                <w10:wrap type="topAndBottom"/>
              </v:group>
            </w:pict>
          </mc:Fallback>
        </mc:AlternateContent>
      </w:r>
      <w:r>
        <w:rPr>
          <w:rFonts w:ascii="华文中宋" w:eastAsia="华文中宋" w:hAnsi="华文中宋" w:cs="宋体" w:hint="eastAsia"/>
          <w:noProof/>
          <w:sz w:val="21"/>
          <w:szCs w:val="21"/>
          <w:lang w:eastAsia="zh-CN"/>
        </w:rPr>
        <mc:AlternateContent>
          <mc:Choice Requires="wpg">
            <w:drawing>
              <wp:anchor distT="0" distB="0" distL="114300" distR="114300" simplePos="0" relativeHeight="251645952" behindDoc="0" locked="0" layoutInCell="1" allowOverlap="1" wp14:anchorId="584AA86B" wp14:editId="17716FF9">
                <wp:simplePos x="0" y="0"/>
                <wp:positionH relativeFrom="column">
                  <wp:posOffset>-59690</wp:posOffset>
                </wp:positionH>
                <wp:positionV relativeFrom="paragraph">
                  <wp:posOffset>224155</wp:posOffset>
                </wp:positionV>
                <wp:extent cx="2734945" cy="1878970"/>
                <wp:effectExtent l="0" t="0" r="8255" b="6985"/>
                <wp:wrapTopAndBottom/>
                <wp:docPr id="36" name="Group 36"/>
                <wp:cNvGraphicFramePr/>
                <a:graphic xmlns:a="http://schemas.openxmlformats.org/drawingml/2006/main">
                  <a:graphicData uri="http://schemas.microsoft.com/office/word/2010/wordprocessingGroup">
                    <wpg:wgp>
                      <wpg:cNvGrpSpPr/>
                      <wpg:grpSpPr>
                        <a:xfrm>
                          <a:off x="0" y="0"/>
                          <a:ext cx="2734945" cy="1878970"/>
                          <a:chOff x="0" y="0"/>
                          <a:chExt cx="2734945" cy="1879184"/>
                        </a:xfrm>
                      </wpg:grpSpPr>
                      <pic:pic xmlns:pic="http://schemas.openxmlformats.org/drawingml/2006/picture">
                        <pic:nvPicPr>
                          <pic:cNvPr id="5" name="Picture 5" descr="../../Desktop/simulation_framework_old.pd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4945" cy="1524000"/>
                          </a:xfrm>
                          <a:prstGeom prst="rect">
                            <a:avLst/>
                          </a:prstGeom>
                          <a:noFill/>
                          <a:ln>
                            <a:noFill/>
                          </a:ln>
                        </pic:spPr>
                      </pic:pic>
                      <wps:wsp>
                        <wps:cNvPr id="11" name="Text Box 11"/>
                        <wps:cNvSpPr txBox="1"/>
                        <wps:spPr>
                          <a:xfrm>
                            <a:off x="0" y="1583240"/>
                            <a:ext cx="2734945" cy="295944"/>
                          </a:xfrm>
                          <a:prstGeom prst="rect">
                            <a:avLst/>
                          </a:prstGeom>
                          <a:solidFill>
                            <a:prstClr val="white"/>
                          </a:solidFill>
                          <a:ln>
                            <a:noFill/>
                          </a:ln>
                          <a:effectLst/>
                        </wps:spPr>
                        <wps:txbx>
                          <w:txbxContent>
                            <w:p w14:paraId="23FF5C8D" w14:textId="573913C5" w:rsidR="00952EB4" w:rsidRPr="002B766A" w:rsidRDefault="00952EB4" w:rsidP="00B128F9">
                              <w:pPr>
                                <w:pStyle w:val="af6"/>
                                <w:jc w:val="center"/>
                                <w:rPr>
                                  <w:rFonts w:ascii="华文中宋" w:eastAsia="华文中宋" w:hAnsi="华文中宋" w:cs="宋体"/>
                                  <w:b/>
                                  <w:i w:val="0"/>
                                  <w:noProof/>
                                  <w:color w:val="auto"/>
                                  <w:sz w:val="21"/>
                                  <w:szCs w:val="21"/>
                                </w:rPr>
                              </w:pPr>
                              <w:bookmarkStart w:id="105" w:name="_Ref444764723"/>
                              <w:r w:rsidRPr="002B766A">
                                <w:rPr>
                                  <w:rFonts w:ascii="华文中宋" w:eastAsia="华文中宋" w:hAnsi="华文中宋" w:cs="宋体"/>
                                  <w:b/>
                                  <w:i w:val="0"/>
                                  <w:color w:val="auto"/>
                                  <w:lang w:eastAsia="zh-CN"/>
                                </w:rPr>
                                <w:t xml:space="preserve">图 </w:t>
                              </w:r>
                              <w:r w:rsidRPr="002B766A">
                                <w:rPr>
                                  <w:rFonts w:ascii="华文中宋" w:eastAsia="华文中宋" w:hAnsi="华文中宋" w:cs="宋体"/>
                                  <w:b/>
                                  <w:i w:val="0"/>
                                  <w:color w:val="auto"/>
                                  <w:lang w:eastAsia="zh-CN"/>
                                </w:rPr>
                                <w:fldChar w:fldCharType="begin"/>
                              </w:r>
                              <w:r w:rsidRPr="002B766A">
                                <w:rPr>
                                  <w:rFonts w:ascii="华文中宋" w:eastAsia="华文中宋" w:hAnsi="华文中宋" w:cs="宋体"/>
                                  <w:b/>
                                  <w:i w:val="0"/>
                                  <w:color w:val="auto"/>
                                  <w:lang w:eastAsia="zh-CN"/>
                                </w:rPr>
                                <w:instrText xml:space="preserve"> SEQ 图 \* ARABIC </w:instrText>
                              </w:r>
                              <w:r w:rsidRPr="002B766A">
                                <w:rPr>
                                  <w:rFonts w:ascii="华文中宋" w:eastAsia="华文中宋" w:hAnsi="华文中宋" w:cs="宋体"/>
                                  <w:b/>
                                  <w:i w:val="0"/>
                                  <w:color w:val="auto"/>
                                  <w:lang w:eastAsia="zh-CN"/>
                                </w:rPr>
                                <w:fldChar w:fldCharType="separate"/>
                              </w:r>
                              <w:r w:rsidRPr="002B766A">
                                <w:rPr>
                                  <w:rFonts w:ascii="华文中宋" w:eastAsia="华文中宋" w:hAnsi="华文中宋" w:cs="宋体"/>
                                  <w:b/>
                                  <w:i w:val="0"/>
                                  <w:color w:val="auto"/>
                                  <w:lang w:eastAsia="zh-CN"/>
                                </w:rPr>
                                <w:t>3</w:t>
                              </w:r>
                              <w:r w:rsidRPr="002B766A">
                                <w:rPr>
                                  <w:rFonts w:ascii="华文中宋" w:eastAsia="华文中宋" w:hAnsi="华文中宋" w:cs="宋体"/>
                                  <w:b/>
                                  <w:i w:val="0"/>
                                  <w:color w:val="auto"/>
                                  <w:lang w:eastAsia="zh-CN"/>
                                </w:rPr>
                                <w:fldChar w:fldCharType="end"/>
                              </w:r>
                              <w:bookmarkEnd w:id="105"/>
                              <w:r w:rsidRPr="002B766A">
                                <w:rPr>
                                  <w:rFonts w:ascii="华文中宋" w:eastAsia="华文中宋" w:hAnsi="华文中宋" w:cs="宋体"/>
                                  <w:b/>
                                  <w:i w:val="0"/>
                                  <w:color w:val="auto"/>
                                  <w:lang w:eastAsia="zh-CN"/>
                                </w:rPr>
                                <w:t xml:space="preserve"> 固定消息映射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6" o:spid="_x0000_s1029" style="position:absolute;left:0;text-align:left;margin-left:-4.7pt;margin-top:17.65pt;width:215.35pt;height:147.95pt;z-index:251645952" coordsize="27349,1879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">
                <v:shape id="Picture 5" o:spid="_x0000_s1030" type="#_x0000_t75" alt="../../Desktop/simulation_framework_old.pdf" style="position:absolute;width:27349;height:15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kTj3CAAAA2gAAAA8AAABkcnMvZG93bnJldi54bWxEj0FrAjEUhO8F/0N4hV6KZitsWbZGqYrg&#10;qdDoxdtj85pd3LwsSarbf28KgsdhZr5hFqvR9eJCIXaeFbzNChDEjTcdWwXHw25agYgJ2WDvmRT8&#10;UYTVcvK0wNr4K3/TRScrMoRjjQralIZayti05DDO/ECcvR8fHKYsg5Um4DXDXS/nRfEuHXacF1oc&#10;aNNSc9a/ToEM+qTLuX6txjNvq3VpvzZklXp5Hj8/QCQa0yN8b++NghL+r+Qb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ZE49wgAAANoAAAAPAAAAAAAAAAAAAAAAAJ8C&#10;AABkcnMvZG93bnJldi54bWxQSwUGAAAAAAQABAD3AAAAjgMAAAAA&#10;">
                  <v:imagedata r:id="rId21" o:title="simulation_framework_old"/>
                  <v:path arrowok="t"/>
                </v:shape>
                <v:shape id="Text Box 11" o:spid="_x0000_s1031" type="#_x0000_t202" style="position:absolute;top:15832;width:2734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23FF5C8D" w14:textId="573913C5" w:rsidR="00952EB4" w:rsidRPr="002B766A" w:rsidRDefault="00952EB4" w:rsidP="00B128F9">
                        <w:pPr>
                          <w:pStyle w:val="af6"/>
                          <w:jc w:val="center"/>
                          <w:rPr>
                            <w:rFonts w:ascii="华文中宋" w:eastAsia="华文中宋" w:hAnsi="华文中宋" w:cs="宋体"/>
                            <w:b/>
                            <w:i w:val="0"/>
                            <w:noProof/>
                            <w:color w:val="auto"/>
                            <w:sz w:val="21"/>
                            <w:szCs w:val="21"/>
                          </w:rPr>
                        </w:pPr>
                        <w:bookmarkStart w:id="107" w:name="_Ref444764723"/>
                        <w:r w:rsidRPr="002B766A">
                          <w:rPr>
                            <w:rFonts w:ascii="华文中宋" w:eastAsia="华文中宋" w:hAnsi="华文中宋" w:cs="宋体"/>
                            <w:b/>
                            <w:i w:val="0"/>
                            <w:color w:val="auto"/>
                            <w:lang w:eastAsia="zh-CN"/>
                          </w:rPr>
                          <w:t xml:space="preserve">图 </w:t>
                        </w:r>
                        <w:r w:rsidRPr="002B766A">
                          <w:rPr>
                            <w:rFonts w:ascii="华文中宋" w:eastAsia="华文中宋" w:hAnsi="华文中宋" w:cs="宋体"/>
                            <w:b/>
                            <w:i w:val="0"/>
                            <w:color w:val="auto"/>
                            <w:lang w:eastAsia="zh-CN"/>
                          </w:rPr>
                          <w:fldChar w:fldCharType="begin"/>
                        </w:r>
                        <w:r w:rsidRPr="002B766A">
                          <w:rPr>
                            <w:rFonts w:ascii="华文中宋" w:eastAsia="华文中宋" w:hAnsi="华文中宋" w:cs="宋体"/>
                            <w:b/>
                            <w:i w:val="0"/>
                            <w:color w:val="auto"/>
                            <w:lang w:eastAsia="zh-CN"/>
                          </w:rPr>
                          <w:instrText xml:space="preserve"> SEQ 图 \* ARABIC </w:instrText>
                        </w:r>
                        <w:r w:rsidRPr="002B766A">
                          <w:rPr>
                            <w:rFonts w:ascii="华文中宋" w:eastAsia="华文中宋" w:hAnsi="华文中宋" w:cs="宋体"/>
                            <w:b/>
                            <w:i w:val="0"/>
                            <w:color w:val="auto"/>
                            <w:lang w:eastAsia="zh-CN"/>
                          </w:rPr>
                          <w:fldChar w:fldCharType="separate"/>
                        </w:r>
                        <w:r w:rsidRPr="002B766A">
                          <w:rPr>
                            <w:rFonts w:ascii="华文中宋" w:eastAsia="华文中宋" w:hAnsi="华文中宋" w:cs="宋体"/>
                            <w:b/>
                            <w:i w:val="0"/>
                            <w:color w:val="auto"/>
                            <w:lang w:eastAsia="zh-CN"/>
                          </w:rPr>
                          <w:t>3</w:t>
                        </w:r>
                        <w:r w:rsidRPr="002B766A">
                          <w:rPr>
                            <w:rFonts w:ascii="华文中宋" w:eastAsia="华文中宋" w:hAnsi="华文中宋" w:cs="宋体"/>
                            <w:b/>
                            <w:i w:val="0"/>
                            <w:color w:val="auto"/>
                            <w:lang w:eastAsia="zh-CN"/>
                          </w:rPr>
                          <w:fldChar w:fldCharType="end"/>
                        </w:r>
                        <w:bookmarkEnd w:id="107"/>
                        <w:r w:rsidRPr="002B766A">
                          <w:rPr>
                            <w:rFonts w:ascii="华文中宋" w:eastAsia="华文中宋" w:hAnsi="华文中宋" w:cs="宋体"/>
                            <w:b/>
                            <w:i w:val="0"/>
                            <w:color w:val="auto"/>
                            <w:lang w:eastAsia="zh-CN"/>
                          </w:rPr>
                          <w:t xml:space="preserve"> </w:t>
                        </w:r>
                        <w:r w:rsidRPr="002B766A">
                          <w:rPr>
                            <w:rFonts w:ascii="华文中宋" w:eastAsia="华文中宋" w:hAnsi="华文中宋" w:cs="宋体"/>
                            <w:b/>
                            <w:i w:val="0"/>
                            <w:color w:val="auto"/>
                            <w:lang w:eastAsia="zh-CN"/>
                          </w:rPr>
                          <w:t>固定消息映射</w:t>
                        </w:r>
                      </w:p>
                    </w:txbxContent>
                  </v:textbox>
                </v:shape>
                <w10:wrap type="topAndBottom"/>
              </v:group>
            </w:pict>
          </mc:Fallback>
        </mc:AlternateContent>
      </w:r>
    </w:p>
    <w:p w14:paraId="11E74BA3" w14:textId="0B5DEDC0" w:rsidR="00FB0811" w:rsidRPr="00826B52" w:rsidRDefault="0073674F"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hint="eastAsia"/>
          <w:sz w:val="21"/>
          <w:szCs w:val="21"/>
          <w:lang w:eastAsia="zh-CN"/>
        </w:rPr>
        <w:lastRenderedPageBreak/>
        <w:t>优化</w:t>
      </w:r>
      <w:r w:rsidRPr="00826B52">
        <w:rPr>
          <w:rFonts w:ascii="华文中宋" w:eastAsia="华文中宋" w:hAnsi="华文中宋" w:cs="宋体"/>
          <w:sz w:val="21"/>
          <w:szCs w:val="21"/>
          <w:lang w:eastAsia="zh-CN"/>
        </w:rPr>
        <w:t>后，</w:t>
      </w:r>
      <w:r w:rsidR="00FB0811" w:rsidRPr="00826B52">
        <w:rPr>
          <w:rFonts w:ascii="华文中宋" w:eastAsia="华文中宋" w:hAnsi="华文中宋" w:cs="宋体"/>
          <w:sz w:val="21"/>
          <w:szCs w:val="21"/>
          <w:lang w:eastAsia="zh-CN"/>
        </w:rPr>
        <w:t>框架采用</w:t>
      </w:r>
      <w:r w:rsidR="005E6ECD">
        <w:rPr>
          <w:rFonts w:ascii="华文中宋" w:eastAsia="华文中宋" w:hAnsi="华文中宋" w:cs="宋体"/>
          <w:sz w:val="21"/>
          <w:szCs w:val="21"/>
          <w:lang w:eastAsia="zh-CN"/>
        </w:rPr>
        <w:t>带有消息分配器的</w:t>
      </w:r>
      <w:r w:rsidR="00FB0811" w:rsidRPr="00826B52">
        <w:rPr>
          <w:rFonts w:ascii="华文中宋" w:eastAsia="华文中宋" w:hAnsi="华文中宋" w:cs="宋体"/>
          <w:sz w:val="21"/>
          <w:szCs w:val="21"/>
          <w:lang w:eastAsia="zh-CN"/>
        </w:rPr>
        <w:t>随机映射的方式，</w:t>
      </w:r>
      <w:r w:rsidR="005E6ECD">
        <w:rPr>
          <w:rFonts w:ascii="华文中宋" w:eastAsia="华文中宋" w:hAnsi="华文中宋" w:cs="宋体" w:hint="eastAsia"/>
          <w:sz w:val="21"/>
          <w:szCs w:val="21"/>
          <w:lang w:eastAsia="zh-CN"/>
        </w:rPr>
        <w:t>如</w:t>
      </w:r>
      <w:r w:rsidR="005E6ECD">
        <w:rPr>
          <w:rFonts w:ascii="华文中宋" w:eastAsia="华文中宋" w:hAnsi="华文中宋" w:cs="宋体"/>
          <w:sz w:val="21"/>
          <w:szCs w:val="21"/>
          <w:lang w:eastAsia="zh-CN"/>
        </w:rPr>
        <w:fldChar w:fldCharType="begin"/>
      </w:r>
      <w:r w:rsidR="005E6ECD">
        <w:rPr>
          <w:rFonts w:ascii="华文中宋" w:eastAsia="华文中宋" w:hAnsi="华文中宋" w:cs="宋体"/>
          <w:sz w:val="21"/>
          <w:szCs w:val="21"/>
          <w:lang w:eastAsia="zh-CN"/>
        </w:rPr>
        <w:instrText xml:space="preserve"> </w:instrText>
      </w:r>
      <w:r w:rsidR="005E6ECD">
        <w:rPr>
          <w:rFonts w:ascii="华文中宋" w:eastAsia="华文中宋" w:hAnsi="华文中宋" w:cs="宋体" w:hint="eastAsia"/>
          <w:sz w:val="21"/>
          <w:szCs w:val="21"/>
          <w:lang w:eastAsia="zh-CN"/>
        </w:rPr>
        <w:instrText>REF _Ref444764542 \h</w:instrText>
      </w:r>
      <w:r w:rsidR="005E6ECD">
        <w:rPr>
          <w:rFonts w:ascii="华文中宋" w:eastAsia="华文中宋" w:hAnsi="华文中宋" w:cs="宋体"/>
          <w:sz w:val="21"/>
          <w:szCs w:val="21"/>
          <w:lang w:eastAsia="zh-CN"/>
        </w:rPr>
        <w:instrText xml:space="preserve">  \* MERGEFORMAT </w:instrText>
      </w:r>
      <w:r w:rsidR="005E6ECD">
        <w:rPr>
          <w:rFonts w:ascii="华文中宋" w:eastAsia="华文中宋" w:hAnsi="华文中宋" w:cs="宋体"/>
          <w:sz w:val="21"/>
          <w:szCs w:val="21"/>
          <w:lang w:eastAsia="zh-CN"/>
        </w:rPr>
      </w:r>
      <w:r w:rsidR="005E6ECD">
        <w:rPr>
          <w:rFonts w:ascii="华文中宋" w:eastAsia="华文中宋" w:hAnsi="华文中宋" w:cs="宋体"/>
          <w:sz w:val="21"/>
          <w:szCs w:val="21"/>
          <w:lang w:eastAsia="zh-CN"/>
        </w:rPr>
        <w:fldChar w:fldCharType="separate"/>
      </w:r>
      <w:r w:rsidR="00090211" w:rsidRPr="00090211">
        <w:rPr>
          <w:rFonts w:ascii="华文中宋" w:eastAsia="华文中宋" w:hAnsi="华文中宋" w:cs="宋体"/>
          <w:sz w:val="21"/>
          <w:szCs w:val="21"/>
          <w:lang w:eastAsia="zh-CN"/>
        </w:rPr>
        <w:t>图 4</w:t>
      </w:r>
      <w:r w:rsidR="005E6ECD">
        <w:rPr>
          <w:rFonts w:ascii="华文中宋" w:eastAsia="华文中宋" w:hAnsi="华文中宋" w:cs="宋体"/>
          <w:sz w:val="21"/>
          <w:szCs w:val="21"/>
          <w:lang w:eastAsia="zh-CN"/>
        </w:rPr>
        <w:fldChar w:fldCharType="end"/>
      </w:r>
      <w:r w:rsidR="005E6ECD">
        <w:rPr>
          <w:rFonts w:ascii="华文中宋" w:eastAsia="华文中宋" w:hAnsi="华文中宋" w:cs="宋体"/>
          <w:sz w:val="21"/>
          <w:szCs w:val="21"/>
          <w:lang w:eastAsia="zh-CN"/>
        </w:rPr>
        <w:t>所示。</w:t>
      </w:r>
      <w:r w:rsidR="005E6ECD">
        <w:rPr>
          <w:rFonts w:ascii="华文中宋" w:eastAsia="华文中宋" w:hAnsi="华文中宋" w:cs="宋体" w:hint="eastAsia"/>
          <w:sz w:val="21"/>
          <w:szCs w:val="21"/>
          <w:lang w:eastAsia="zh-CN"/>
        </w:rPr>
        <w:t>消息</w:t>
      </w:r>
      <w:r w:rsidR="005E6ECD">
        <w:rPr>
          <w:rFonts w:ascii="华文中宋" w:eastAsia="华文中宋" w:hAnsi="华文中宋" w:cs="宋体"/>
          <w:sz w:val="21"/>
          <w:szCs w:val="21"/>
          <w:lang w:eastAsia="zh-CN"/>
        </w:rPr>
        <w:t>分配器是一个独立的线程，</w:t>
      </w:r>
      <w:r w:rsidR="005E6ECD">
        <w:rPr>
          <w:rFonts w:ascii="Calibri" w:eastAsia="华文中宋" w:hAnsi="Calibri" w:cs="Calibri" w:hint="eastAsia"/>
          <w:sz w:val="21"/>
          <w:szCs w:val="21"/>
          <w:lang w:eastAsia="zh-CN"/>
        </w:rPr>
        <w:t>统一</w:t>
      </w:r>
      <w:r w:rsidR="005E6ECD">
        <w:rPr>
          <w:rFonts w:ascii="Calibri" w:eastAsia="华文中宋" w:hAnsi="Calibri" w:cs="Calibri"/>
          <w:sz w:val="21"/>
          <w:szCs w:val="21"/>
          <w:lang w:eastAsia="zh-CN"/>
        </w:rPr>
        <w:t>处理</w:t>
      </w:r>
      <w:r w:rsidR="005E6ECD">
        <w:rPr>
          <w:rFonts w:ascii="Calibri" w:eastAsia="华文中宋" w:hAnsi="Calibri" w:cs="Calibri" w:hint="eastAsia"/>
          <w:sz w:val="21"/>
          <w:szCs w:val="21"/>
          <w:lang w:eastAsia="zh-CN"/>
        </w:rPr>
        <w:t>组件</w:t>
      </w:r>
      <w:r w:rsidR="005E6ECD">
        <w:rPr>
          <w:rFonts w:ascii="Calibri" w:eastAsia="华文中宋" w:hAnsi="Calibri" w:cs="Calibri"/>
          <w:sz w:val="21"/>
          <w:szCs w:val="21"/>
          <w:lang w:eastAsia="zh-CN"/>
        </w:rPr>
        <w:t>接收到</w:t>
      </w:r>
      <w:r w:rsidR="005E6ECD">
        <w:rPr>
          <w:rFonts w:ascii="Calibri" w:eastAsia="华文中宋" w:hAnsi="Calibri" w:cs="Calibri" w:hint="eastAsia"/>
          <w:sz w:val="21"/>
          <w:szCs w:val="21"/>
          <w:lang w:eastAsia="zh-CN"/>
        </w:rPr>
        <w:t>的</w:t>
      </w:r>
      <w:r w:rsidR="005E6ECD">
        <w:rPr>
          <w:rFonts w:ascii="Calibri" w:eastAsia="华文中宋" w:hAnsi="Calibri" w:cs="Calibri"/>
          <w:sz w:val="21"/>
          <w:szCs w:val="21"/>
          <w:lang w:eastAsia="zh-CN"/>
        </w:rPr>
        <w:t>消息，</w:t>
      </w:r>
      <w:r w:rsidR="005E6ECD">
        <w:rPr>
          <w:rFonts w:ascii="Calibri" w:eastAsia="华文中宋" w:hAnsi="Calibri" w:cs="Calibri" w:hint="eastAsia"/>
          <w:sz w:val="21"/>
          <w:szCs w:val="21"/>
          <w:lang w:eastAsia="zh-CN"/>
        </w:rPr>
        <w:t>并</w:t>
      </w:r>
      <w:r w:rsidR="005E6ECD">
        <w:rPr>
          <w:rFonts w:ascii="Calibri" w:eastAsia="华文中宋" w:hAnsi="Calibri" w:cs="Calibri"/>
          <w:sz w:val="21"/>
          <w:szCs w:val="21"/>
          <w:lang w:eastAsia="zh-CN"/>
        </w:rPr>
        <w:t>按照工作线程的负载情况进行</w:t>
      </w:r>
      <w:r w:rsidR="005E6ECD">
        <w:rPr>
          <w:rFonts w:ascii="Calibri" w:eastAsia="华文中宋" w:hAnsi="Calibri" w:cs="Calibri" w:hint="eastAsia"/>
          <w:sz w:val="21"/>
          <w:szCs w:val="21"/>
          <w:lang w:eastAsia="zh-CN"/>
        </w:rPr>
        <w:t>分发</w:t>
      </w:r>
      <w:r w:rsidR="005E6ECD">
        <w:rPr>
          <w:rFonts w:ascii="Calibri" w:eastAsia="华文中宋" w:hAnsi="Calibri" w:cs="Calibri"/>
          <w:sz w:val="21"/>
          <w:szCs w:val="21"/>
          <w:lang w:eastAsia="zh-CN"/>
        </w:rPr>
        <w:t>。</w:t>
      </w:r>
      <w:r w:rsidR="00FB0811" w:rsidRPr="00826B52">
        <w:rPr>
          <w:rFonts w:ascii="华文中宋" w:eastAsia="华文中宋" w:hAnsi="华文中宋" w:cs="宋体"/>
          <w:sz w:val="21"/>
          <w:szCs w:val="21"/>
          <w:lang w:eastAsia="zh-CN"/>
        </w:rPr>
        <w:t>不再按照拓扑结构分配消息，每个</w:t>
      </w:r>
      <w:r w:rsidRPr="00826B52">
        <w:rPr>
          <w:rFonts w:ascii="华文中宋" w:eastAsia="华文中宋" w:hAnsi="华文中宋" w:cs="宋体"/>
          <w:sz w:val="21"/>
          <w:szCs w:val="21"/>
          <w:lang w:eastAsia="zh-CN"/>
        </w:rPr>
        <w:t>工作</w:t>
      </w:r>
      <w:r w:rsidR="001F0DDD" w:rsidRPr="00826B52">
        <w:rPr>
          <w:rFonts w:ascii="华文中宋" w:eastAsia="华文中宋" w:hAnsi="华文中宋" w:cs="宋体"/>
          <w:sz w:val="21"/>
          <w:szCs w:val="21"/>
          <w:lang w:eastAsia="zh-CN"/>
        </w:rPr>
        <w:t>线程可能执行到任何一个组件的消息，每个组件的消息也可能</w:t>
      </w:r>
      <w:r w:rsidR="001F0DDD" w:rsidRPr="00826B52">
        <w:rPr>
          <w:rFonts w:ascii="华文中宋" w:eastAsia="华文中宋" w:hAnsi="华文中宋" w:cs="宋体" w:hint="eastAsia"/>
          <w:sz w:val="21"/>
          <w:szCs w:val="21"/>
          <w:lang w:eastAsia="zh-CN"/>
        </w:rPr>
        <w:t>被</w:t>
      </w:r>
      <w:r w:rsidR="00BE015D" w:rsidRPr="00826B52">
        <w:rPr>
          <w:rFonts w:ascii="华文中宋" w:eastAsia="华文中宋" w:hAnsi="华文中宋" w:cs="宋体"/>
          <w:sz w:val="21"/>
          <w:szCs w:val="21"/>
          <w:lang w:eastAsia="zh-CN"/>
        </w:rPr>
        <w:t>任何一个工作线程</w:t>
      </w:r>
      <w:r w:rsidR="00FB0811" w:rsidRPr="00826B52">
        <w:rPr>
          <w:rFonts w:ascii="华文中宋" w:eastAsia="华文中宋" w:hAnsi="华文中宋" w:cs="宋体"/>
          <w:sz w:val="21"/>
          <w:szCs w:val="21"/>
          <w:lang w:eastAsia="zh-CN"/>
        </w:rPr>
        <w:t>处理。由组件类型差异而导致的工作线程负载不均衡问题</w:t>
      </w:r>
      <w:r w:rsidR="00BA157E" w:rsidRPr="00826B52">
        <w:rPr>
          <w:rFonts w:ascii="华文中宋" w:eastAsia="华文中宋" w:hAnsi="华文中宋" w:cs="宋体"/>
          <w:sz w:val="21"/>
          <w:szCs w:val="21"/>
          <w:lang w:eastAsia="zh-CN"/>
        </w:rPr>
        <w:t>便不复存在</w:t>
      </w:r>
      <w:r w:rsidR="00FB0811" w:rsidRPr="00826B52">
        <w:rPr>
          <w:rFonts w:ascii="华文中宋" w:eastAsia="华文中宋" w:hAnsi="华文中宋" w:cs="宋体"/>
          <w:sz w:val="21"/>
          <w:szCs w:val="21"/>
          <w:lang w:eastAsia="zh-CN"/>
        </w:rPr>
        <w:t>。</w:t>
      </w:r>
    </w:p>
    <w:p w14:paraId="714D787D" w14:textId="10E94E2E" w:rsidR="00FB0811" w:rsidRPr="00E376F4" w:rsidRDefault="00FB0811" w:rsidP="00EC79A8">
      <w:pPr>
        <w:pStyle w:val="Body"/>
        <w:numPr>
          <w:ilvl w:val="0"/>
          <w:numId w:val="8"/>
        </w:numPr>
        <w:jc w:val="both"/>
        <w:rPr>
          <w:rFonts w:ascii="华文中宋" w:eastAsia="华文中宋" w:hAnsi="华文中宋" w:cs="宋体"/>
          <w:color w:val="auto"/>
          <w:sz w:val="21"/>
          <w:szCs w:val="21"/>
          <w:bdr w:val="none" w:sz="0" w:space="0" w:color="auto"/>
          <w:lang w:eastAsia="zh-CN"/>
        </w:rPr>
      </w:pPr>
      <w:r w:rsidRPr="00E376F4">
        <w:rPr>
          <w:rFonts w:ascii="华文中宋" w:eastAsia="华文中宋" w:hAnsi="华文中宋" w:cs="宋体" w:hint="eastAsia"/>
          <w:color w:val="auto"/>
          <w:sz w:val="21"/>
          <w:szCs w:val="21"/>
          <w:bdr w:val="none" w:sz="0" w:space="0" w:color="auto"/>
          <w:lang w:eastAsia="zh-CN"/>
        </w:rPr>
        <w:t>消息队列：从全局互斥锁到无锁队列</w:t>
      </w:r>
    </w:p>
    <w:p w14:paraId="4414502A" w14:textId="5A78EB45" w:rsidR="00FB0811" w:rsidRPr="00826B52" w:rsidRDefault="00FB0811"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各个工作线程与主线程</w:t>
      </w:r>
      <w:r w:rsidR="00C02130" w:rsidRPr="00826B52">
        <w:rPr>
          <w:rFonts w:ascii="华文中宋" w:eastAsia="华文中宋" w:hAnsi="华文中宋" w:cs="宋体"/>
          <w:sz w:val="21"/>
          <w:szCs w:val="21"/>
          <w:lang w:eastAsia="zh-CN"/>
        </w:rPr>
        <w:t>之间通过消息队列进行通信。工作线程从消息队列中取出一组要在本</w:t>
      </w:r>
      <w:r w:rsidR="00C02130" w:rsidRPr="00826B52">
        <w:rPr>
          <w:rFonts w:ascii="华文中宋" w:eastAsia="华文中宋" w:hAnsi="华文中宋" w:cs="宋体" w:hint="eastAsia"/>
          <w:sz w:val="21"/>
          <w:szCs w:val="21"/>
          <w:lang w:eastAsia="zh-CN"/>
        </w:rPr>
        <w:t>轮</w:t>
      </w:r>
      <w:r w:rsidR="00C02130" w:rsidRPr="00826B52">
        <w:rPr>
          <w:rFonts w:ascii="华文中宋" w:eastAsia="华文中宋" w:hAnsi="华文中宋" w:cs="宋体"/>
          <w:sz w:val="21"/>
          <w:szCs w:val="21"/>
          <w:lang w:eastAsia="zh-CN"/>
        </w:rPr>
        <w:t>循环</w:t>
      </w:r>
      <w:r w:rsidRPr="00826B52">
        <w:rPr>
          <w:rFonts w:ascii="华文中宋" w:eastAsia="华文中宋" w:hAnsi="华文中宋" w:cs="宋体"/>
          <w:sz w:val="21"/>
          <w:szCs w:val="21"/>
          <w:lang w:eastAsia="zh-CN"/>
        </w:rPr>
        <w:t>处理的消息，并在处理完成后，带回新产生的消息。初始的机制是使用一个全局的消息队列，并使用一个互斥锁隔离各个线程的消息存取。这种大锁结构带来的问题是：在消息粒度较小而使得消息存取较频繁的情况下，多个线程将会频繁地申请该锁，存取消息的过程将变得严重串行化，成为消息调度功能的瓶颈。</w:t>
      </w:r>
    </w:p>
    <w:p w14:paraId="6A25C98B" w14:textId="75AB2E31" w:rsidR="009812CC" w:rsidRPr="00826B52" w:rsidRDefault="002327DA" w:rsidP="002327DA">
      <w:pPr>
        <w:spacing w:line="340" w:lineRule="atLeast"/>
        <w:ind w:firstLine="432"/>
        <w:jc w:val="both"/>
        <w:rPr>
          <w:rFonts w:ascii="华文中宋" w:eastAsia="华文中宋" w:hAnsi="华文中宋" w:cs="宋体"/>
          <w:sz w:val="21"/>
          <w:szCs w:val="21"/>
          <w:lang w:eastAsia="zh-CN"/>
        </w:rPr>
      </w:pPr>
      <w:r>
        <w:rPr>
          <w:rFonts w:ascii="华文中宋" w:eastAsia="华文中宋" w:hAnsi="华文中宋" w:cs="宋体"/>
          <w:sz w:val="21"/>
          <w:szCs w:val="21"/>
          <w:lang w:eastAsia="zh-CN"/>
        </w:rPr>
        <w:t>优化后，框架为每对</w:t>
      </w:r>
      <w:r w:rsidR="00C96317" w:rsidRPr="00826B52">
        <w:rPr>
          <w:rFonts w:ascii="华文中宋" w:eastAsia="华文中宋" w:hAnsi="华文中宋" w:cs="宋体"/>
          <w:sz w:val="21"/>
          <w:szCs w:val="21"/>
          <w:lang w:eastAsia="zh-CN"/>
        </w:rPr>
        <w:t>“</w:t>
      </w:r>
      <w:r w:rsidR="00FB0811" w:rsidRPr="00826B52">
        <w:rPr>
          <w:rFonts w:ascii="华文中宋" w:eastAsia="华文中宋" w:hAnsi="华文中宋" w:cs="宋体"/>
          <w:sz w:val="21"/>
          <w:szCs w:val="21"/>
          <w:lang w:eastAsia="zh-CN"/>
        </w:rPr>
        <w:t>主线程</w:t>
      </w:r>
      <w:r w:rsidR="001D68D1" w:rsidRPr="00826B52">
        <w:rPr>
          <w:rFonts w:ascii="华文中宋" w:eastAsia="华文中宋" w:hAnsi="华文中宋" w:cs="宋体"/>
          <w:sz w:val="21"/>
          <w:szCs w:val="21"/>
          <w:lang w:eastAsia="zh-CN"/>
        </w:rPr>
        <w:t>－</w:t>
      </w:r>
      <w:r w:rsidR="00FB0811" w:rsidRPr="00826B52">
        <w:rPr>
          <w:rFonts w:ascii="华文中宋" w:eastAsia="华文中宋" w:hAnsi="华文中宋" w:cs="宋体" w:hint="eastAsia"/>
          <w:sz w:val="21"/>
          <w:szCs w:val="21"/>
          <w:lang w:eastAsia="zh-CN"/>
        </w:rPr>
        <w:t>工作线程</w:t>
      </w:r>
      <w:r w:rsidR="00C96317" w:rsidRPr="00826B52">
        <w:rPr>
          <w:rFonts w:ascii="华文中宋" w:eastAsia="华文中宋" w:hAnsi="华文中宋" w:cs="宋体"/>
          <w:sz w:val="21"/>
          <w:szCs w:val="21"/>
          <w:lang w:eastAsia="zh-CN"/>
        </w:rPr>
        <w:t>”</w:t>
      </w:r>
      <w:r>
        <w:rPr>
          <w:rFonts w:ascii="华文中宋" w:eastAsia="华文中宋" w:hAnsi="华文中宋" w:cs="宋体" w:hint="eastAsia"/>
          <w:sz w:val="21"/>
          <w:szCs w:val="21"/>
          <w:lang w:eastAsia="zh-CN"/>
        </w:rPr>
        <w:t>的</w:t>
      </w:r>
      <w:r>
        <w:rPr>
          <w:rFonts w:ascii="华文中宋" w:eastAsia="华文中宋" w:hAnsi="华文中宋" w:cs="宋体"/>
          <w:sz w:val="21"/>
          <w:szCs w:val="21"/>
          <w:lang w:eastAsia="zh-CN"/>
        </w:rPr>
        <w:t>每</w:t>
      </w:r>
      <w:r w:rsidR="00FB0811" w:rsidRPr="00826B52">
        <w:rPr>
          <w:rFonts w:ascii="华文中宋" w:eastAsia="华文中宋" w:hAnsi="华文中宋" w:cs="宋体" w:hint="eastAsia"/>
          <w:sz w:val="21"/>
          <w:szCs w:val="21"/>
          <w:lang w:eastAsia="zh-CN"/>
        </w:rPr>
        <w:t>个方向（主线程转发消息到工作线程以及工作线程转发消</w:t>
      </w:r>
      <w:r w:rsidR="001D68D1" w:rsidRPr="00826B52">
        <w:rPr>
          <w:rFonts w:ascii="华文中宋" w:eastAsia="华文中宋" w:hAnsi="华文中宋" w:cs="宋体" w:hint="eastAsia"/>
          <w:sz w:val="21"/>
          <w:szCs w:val="21"/>
          <w:lang w:eastAsia="zh-CN"/>
        </w:rPr>
        <w:t>息到主线程）提供了一个循环消息队列，基于多</w:t>
      </w:r>
      <w:r w:rsidR="00FF3D54" w:rsidRPr="00826B52">
        <w:rPr>
          <w:rFonts w:ascii="华文中宋" w:eastAsia="华文中宋" w:hAnsi="华文中宋" w:cs="宋体" w:hint="eastAsia"/>
          <w:sz w:val="21"/>
          <w:szCs w:val="21"/>
          <w:lang w:eastAsia="zh-CN"/>
        </w:rPr>
        <w:t>读者单一写者模型</w:t>
      </w:r>
      <w:r w:rsidR="00C16CF2" w:rsidRPr="006A3EBC">
        <w:rPr>
          <w:rFonts w:ascii="Times New Roman" w:eastAsia="华文中宋" w:hAnsi="Times New Roman" w:cs="Times New Roman"/>
          <w:sz w:val="21"/>
          <w:szCs w:val="21"/>
          <w:lang w:eastAsia="zh-CN"/>
        </w:rPr>
        <w:fldChar w:fldCharType="begin"/>
      </w:r>
      <w:r w:rsidR="00C16CF2" w:rsidRPr="006A3EBC">
        <w:rPr>
          <w:rFonts w:ascii="Times New Roman" w:eastAsia="华文中宋" w:hAnsi="Times New Roman" w:cs="Times New Roman"/>
          <w:sz w:val="21"/>
          <w:szCs w:val="21"/>
          <w:lang w:eastAsia="zh-CN"/>
        </w:rPr>
        <w:instrText xml:space="preserve"> REF _Ref444459223 \r \h </w:instrText>
      </w:r>
      <w:r w:rsidR="00826B52" w:rsidRPr="006A3EBC">
        <w:rPr>
          <w:rFonts w:ascii="Times New Roman" w:eastAsia="华文中宋" w:hAnsi="Times New Roman" w:cs="Times New Roman"/>
          <w:sz w:val="21"/>
          <w:szCs w:val="21"/>
          <w:lang w:eastAsia="zh-CN"/>
        </w:rPr>
        <w:instrText xml:space="preserve"> \* MERGEFORMAT </w:instrText>
      </w:r>
      <w:r w:rsidR="00C16CF2" w:rsidRPr="006A3EBC">
        <w:rPr>
          <w:rFonts w:ascii="Times New Roman" w:eastAsia="华文中宋" w:hAnsi="Times New Roman" w:cs="Times New Roman"/>
          <w:sz w:val="21"/>
          <w:szCs w:val="21"/>
          <w:lang w:eastAsia="zh-CN"/>
        </w:rPr>
      </w:r>
      <w:r w:rsidR="00C16CF2" w:rsidRPr="006A3EBC">
        <w:rPr>
          <w:rFonts w:ascii="Times New Roman" w:eastAsia="华文中宋" w:hAnsi="Times New Roman" w:cs="Times New Roman"/>
          <w:sz w:val="21"/>
          <w:szCs w:val="21"/>
          <w:lang w:eastAsia="zh-CN"/>
        </w:rPr>
        <w:fldChar w:fldCharType="separate"/>
      </w:r>
      <w:r w:rsidR="006404E7">
        <w:rPr>
          <w:rFonts w:ascii="Times New Roman" w:eastAsia="华文中宋" w:hAnsi="Times New Roman" w:cs="Times New Roman"/>
          <w:sz w:val="21"/>
          <w:szCs w:val="21"/>
          <w:lang w:eastAsia="zh-CN"/>
        </w:rPr>
        <w:t>[18]</w:t>
      </w:r>
      <w:r w:rsidR="00C16CF2" w:rsidRPr="006A3EBC">
        <w:rPr>
          <w:rFonts w:ascii="Times New Roman" w:eastAsia="华文中宋" w:hAnsi="Times New Roman" w:cs="Times New Roman"/>
          <w:sz w:val="21"/>
          <w:szCs w:val="21"/>
          <w:lang w:eastAsia="zh-CN"/>
        </w:rPr>
        <w:fldChar w:fldCharType="end"/>
      </w:r>
      <w:r w:rsidR="00FF3D54" w:rsidRPr="00826B52">
        <w:rPr>
          <w:rFonts w:ascii="华文中宋" w:eastAsia="华文中宋" w:hAnsi="华文中宋" w:cs="宋体" w:hint="eastAsia"/>
          <w:sz w:val="21"/>
          <w:szCs w:val="21"/>
          <w:lang w:eastAsia="zh-CN"/>
        </w:rPr>
        <w:t>，可以不使用锁实现每个线程对消息的同步。</w:t>
      </w:r>
      <w:r w:rsidR="00FF3D54" w:rsidRPr="00826B52">
        <w:rPr>
          <w:rFonts w:ascii="华文中宋" w:eastAsia="华文中宋" w:hAnsi="华文中宋" w:cs="宋体"/>
          <w:sz w:val="21"/>
          <w:szCs w:val="21"/>
          <w:lang w:eastAsia="zh-CN"/>
        </w:rPr>
        <w:t>无锁化的实现</w:t>
      </w:r>
      <w:r w:rsidR="00FB0811" w:rsidRPr="00826B52">
        <w:rPr>
          <w:rFonts w:ascii="华文中宋" w:eastAsia="华文中宋" w:hAnsi="华文中宋" w:cs="宋体" w:hint="eastAsia"/>
          <w:sz w:val="21"/>
          <w:szCs w:val="21"/>
          <w:lang w:eastAsia="zh-CN"/>
        </w:rPr>
        <w:t>降低了消息的存取开销，提高了框架的并行性。</w:t>
      </w:r>
    </w:p>
    <w:p w14:paraId="7C634034" w14:textId="7F85849F" w:rsidR="0028633E" w:rsidRPr="0028633E" w:rsidRDefault="00BF15AE" w:rsidP="00EC79A8">
      <w:pPr>
        <w:pStyle w:val="Body"/>
        <w:numPr>
          <w:ilvl w:val="0"/>
          <w:numId w:val="8"/>
        </w:numPr>
        <w:jc w:val="both"/>
        <w:rPr>
          <w:rFonts w:ascii="华文中宋" w:eastAsia="华文中宋" w:hAnsi="华文中宋" w:cs="宋体"/>
          <w:color w:val="auto"/>
          <w:sz w:val="21"/>
          <w:szCs w:val="21"/>
          <w:bdr w:val="none" w:sz="0" w:space="0" w:color="auto"/>
          <w:lang w:eastAsia="zh-CN"/>
        </w:rPr>
      </w:pPr>
      <w:r>
        <w:rPr>
          <w:rFonts w:ascii="华文中宋" w:eastAsia="华文中宋" w:hAnsi="华文中宋" w:cs="宋体" w:hint="eastAsia"/>
          <w:color w:val="auto"/>
          <w:sz w:val="21"/>
          <w:szCs w:val="21"/>
          <w:bdr w:val="none" w:sz="0" w:space="0" w:color="auto"/>
          <w:lang w:eastAsia="zh-CN"/>
        </w:rPr>
        <w:t>同步</w:t>
      </w:r>
      <w:r>
        <w:rPr>
          <w:rFonts w:ascii="华文中宋" w:eastAsia="华文中宋" w:hAnsi="华文中宋" w:cs="宋体"/>
          <w:color w:val="auto"/>
          <w:sz w:val="21"/>
          <w:szCs w:val="21"/>
          <w:bdr w:val="none" w:sz="0" w:space="0" w:color="auto"/>
          <w:lang w:eastAsia="zh-CN"/>
        </w:rPr>
        <w:t>算法</w:t>
      </w:r>
      <w:r w:rsidR="00FB0811" w:rsidRPr="00E376F4">
        <w:rPr>
          <w:rFonts w:ascii="华文中宋" w:eastAsia="华文中宋" w:hAnsi="华文中宋" w:cs="宋体" w:hint="eastAsia"/>
          <w:color w:val="auto"/>
          <w:sz w:val="21"/>
          <w:szCs w:val="21"/>
          <w:bdr w:val="none" w:sz="0" w:space="0" w:color="auto"/>
          <w:lang w:eastAsia="zh-CN"/>
        </w:rPr>
        <w:t>：从</w:t>
      </w:r>
      <w:r w:rsidR="00A95CA1" w:rsidRPr="00454637">
        <w:rPr>
          <w:rFonts w:ascii="Times New Roman" w:eastAsia="华文中宋" w:hAnsi="Times New Roman" w:cs="Times New Roman"/>
          <w:color w:val="auto"/>
          <w:sz w:val="21"/>
          <w:szCs w:val="21"/>
          <w:bdr w:val="none" w:sz="0" w:space="0" w:color="auto"/>
          <w:lang w:eastAsia="zh-CN"/>
        </w:rPr>
        <w:t>CMB</w:t>
      </w:r>
      <w:r w:rsidR="00A95CA1">
        <w:rPr>
          <w:rFonts w:ascii="华文中宋" w:eastAsia="华文中宋" w:hAnsi="华文中宋" w:cs="宋体"/>
          <w:color w:val="auto"/>
          <w:sz w:val="21"/>
          <w:szCs w:val="21"/>
          <w:bdr w:val="none" w:sz="0" w:space="0" w:color="auto"/>
          <w:lang w:eastAsia="zh-CN"/>
        </w:rPr>
        <w:t>算法</w:t>
      </w:r>
      <w:r w:rsidR="00FB0811" w:rsidRPr="00E376F4">
        <w:rPr>
          <w:rFonts w:ascii="华文中宋" w:eastAsia="华文中宋" w:hAnsi="华文中宋" w:cs="宋体" w:hint="eastAsia"/>
          <w:color w:val="auto"/>
          <w:sz w:val="21"/>
          <w:szCs w:val="21"/>
          <w:bdr w:val="none" w:sz="0" w:space="0" w:color="auto"/>
          <w:lang w:eastAsia="zh-CN"/>
        </w:rPr>
        <w:t>到</w:t>
      </w:r>
      <w:r w:rsidR="00FB0811" w:rsidRPr="00454637">
        <w:rPr>
          <w:rFonts w:ascii="Times New Roman" w:eastAsia="华文中宋" w:hAnsi="Times New Roman" w:cs="Times New Roman"/>
          <w:color w:val="auto"/>
          <w:sz w:val="21"/>
          <w:szCs w:val="21"/>
          <w:bdr w:val="none" w:sz="0" w:space="0" w:color="auto"/>
          <w:lang w:eastAsia="zh-CN"/>
        </w:rPr>
        <w:t>cycle-by-cycle</w:t>
      </w:r>
      <w:r w:rsidR="00FB0811" w:rsidRPr="00E376F4">
        <w:rPr>
          <w:rFonts w:ascii="华文中宋" w:eastAsia="华文中宋" w:hAnsi="华文中宋" w:cs="宋体" w:hint="eastAsia"/>
          <w:color w:val="auto"/>
          <w:sz w:val="21"/>
          <w:szCs w:val="21"/>
          <w:bdr w:val="none" w:sz="0" w:space="0" w:color="auto"/>
          <w:lang w:eastAsia="zh-CN"/>
        </w:rPr>
        <w:t>模型</w:t>
      </w:r>
    </w:p>
    <w:p w14:paraId="108D2667" w14:textId="0B85EFE8" w:rsidR="0028633E" w:rsidRPr="00B22D2B" w:rsidRDefault="0028633E" w:rsidP="002327DA">
      <w:pPr>
        <w:spacing w:line="340" w:lineRule="atLeast"/>
        <w:ind w:firstLine="432"/>
        <w:jc w:val="both"/>
        <w:rPr>
          <w:rFonts w:ascii="华文中宋" w:eastAsia="华文中宋" w:hAnsi="华文中宋" w:cs="宋体"/>
          <w:sz w:val="21"/>
          <w:szCs w:val="21"/>
          <w:lang w:eastAsia="zh-CN"/>
        </w:rPr>
      </w:pPr>
      <w:r w:rsidRPr="00B22D2B">
        <w:rPr>
          <w:rFonts w:ascii="华文中宋" w:eastAsia="华文中宋" w:hAnsi="华文中宋" w:cs="宋体" w:hint="eastAsia"/>
          <w:sz w:val="21"/>
          <w:szCs w:val="21"/>
          <w:lang w:eastAsia="zh-CN"/>
        </w:rPr>
        <w:t>并行</w:t>
      </w:r>
      <w:r w:rsidR="00454637" w:rsidRPr="00B22D2B">
        <w:rPr>
          <w:rFonts w:ascii="华文中宋" w:eastAsia="华文中宋" w:hAnsi="华文中宋" w:cs="宋体"/>
          <w:sz w:val="21"/>
          <w:szCs w:val="21"/>
          <w:lang w:eastAsia="zh-CN"/>
        </w:rPr>
        <w:t>离散事件</w:t>
      </w:r>
      <w:r w:rsidR="00454637" w:rsidRPr="00B22D2B">
        <w:rPr>
          <w:rFonts w:ascii="华文中宋" w:eastAsia="华文中宋" w:hAnsi="华文中宋" w:cs="宋体" w:hint="eastAsia"/>
          <w:sz w:val="21"/>
          <w:szCs w:val="21"/>
          <w:lang w:eastAsia="zh-CN"/>
        </w:rPr>
        <w:t>模拟的</w:t>
      </w:r>
      <w:r w:rsidR="00454637" w:rsidRPr="00B22D2B">
        <w:rPr>
          <w:rFonts w:ascii="华文中宋" w:eastAsia="华文中宋" w:hAnsi="华文中宋" w:cs="宋体"/>
          <w:sz w:val="21"/>
          <w:szCs w:val="21"/>
          <w:lang w:eastAsia="zh-CN"/>
        </w:rPr>
        <w:t>推进要求</w:t>
      </w:r>
      <w:r w:rsidR="00454637" w:rsidRPr="00B22D2B">
        <w:rPr>
          <w:rFonts w:ascii="华文中宋" w:eastAsia="华文中宋" w:hAnsi="华文中宋" w:cs="宋体" w:hint="eastAsia"/>
          <w:sz w:val="21"/>
          <w:szCs w:val="21"/>
          <w:lang w:eastAsia="zh-CN"/>
        </w:rPr>
        <w:t>在不同逻辑单元之间高效地维护事件</w:t>
      </w:r>
      <w:r w:rsidR="00D864F3" w:rsidRPr="00B22D2B">
        <w:rPr>
          <w:rFonts w:ascii="华文中宋" w:eastAsia="华文中宋" w:hAnsi="华文中宋" w:cs="宋体" w:hint="eastAsia"/>
          <w:sz w:val="21"/>
          <w:szCs w:val="21"/>
          <w:lang w:eastAsia="zh-CN"/>
        </w:rPr>
        <w:t>发生</w:t>
      </w:r>
      <w:r w:rsidR="00454637" w:rsidRPr="00B22D2B">
        <w:rPr>
          <w:rFonts w:ascii="华文中宋" w:eastAsia="华文中宋" w:hAnsi="华文中宋" w:cs="宋体" w:hint="eastAsia"/>
          <w:sz w:val="21"/>
          <w:szCs w:val="21"/>
          <w:lang w:eastAsia="zh-CN"/>
        </w:rPr>
        <w:t>的</w:t>
      </w:r>
      <w:r w:rsidR="00454637" w:rsidRPr="00B22D2B">
        <w:rPr>
          <w:rFonts w:ascii="华文中宋" w:eastAsia="华文中宋" w:hAnsi="华文中宋" w:cs="宋体"/>
          <w:sz w:val="21"/>
          <w:szCs w:val="21"/>
          <w:lang w:eastAsia="zh-CN"/>
        </w:rPr>
        <w:t>先后</w:t>
      </w:r>
      <w:r w:rsidR="00C73423" w:rsidRPr="00B22D2B">
        <w:rPr>
          <w:rFonts w:ascii="华文中宋" w:eastAsia="华文中宋" w:hAnsi="华文中宋" w:cs="宋体" w:hint="eastAsia"/>
          <w:sz w:val="21"/>
          <w:szCs w:val="21"/>
          <w:lang w:eastAsia="zh-CN"/>
        </w:rPr>
        <w:t>关系。</w:t>
      </w:r>
      <w:r w:rsidRPr="00B22D2B">
        <w:rPr>
          <w:rFonts w:ascii="华文中宋" w:eastAsia="华文中宋" w:hAnsi="华文中宋" w:cs="宋体" w:hint="eastAsia"/>
          <w:sz w:val="21"/>
          <w:szCs w:val="21"/>
          <w:lang w:eastAsia="zh-CN"/>
        </w:rPr>
        <w:t>根据是否严格按时间戳顺序来处理</w:t>
      </w:r>
      <w:r w:rsidR="00C73423" w:rsidRPr="00B22D2B">
        <w:rPr>
          <w:rFonts w:ascii="华文中宋" w:eastAsia="华文中宋" w:hAnsi="华文中宋" w:cs="宋体" w:hint="eastAsia"/>
          <w:sz w:val="21"/>
          <w:szCs w:val="21"/>
          <w:lang w:eastAsia="zh-CN"/>
        </w:rPr>
        <w:t>事件，</w:t>
      </w:r>
      <w:r w:rsidRPr="00755893">
        <w:rPr>
          <w:rFonts w:ascii="Times New Roman" w:eastAsia="华文中宋" w:hAnsi="Times New Roman" w:cs="Times New Roman"/>
          <w:sz w:val="21"/>
          <w:szCs w:val="21"/>
          <w:lang w:eastAsia="zh-CN"/>
        </w:rPr>
        <w:t>PDES</w:t>
      </w:r>
      <w:r w:rsidR="00C73423" w:rsidRPr="00B22D2B">
        <w:rPr>
          <w:rFonts w:ascii="华文中宋" w:eastAsia="华文中宋" w:hAnsi="华文中宋" w:cs="宋体"/>
          <w:sz w:val="21"/>
          <w:szCs w:val="21"/>
          <w:lang w:eastAsia="zh-CN"/>
        </w:rPr>
        <w:t>的</w:t>
      </w:r>
      <w:r w:rsidRPr="00B22D2B">
        <w:rPr>
          <w:rFonts w:ascii="华文中宋" w:eastAsia="华文中宋" w:hAnsi="华文中宋" w:cs="宋体" w:hint="eastAsia"/>
          <w:sz w:val="21"/>
          <w:szCs w:val="21"/>
          <w:lang w:eastAsia="zh-CN"/>
        </w:rPr>
        <w:t>同步</w:t>
      </w:r>
      <w:r w:rsidR="008F37F7" w:rsidRPr="00B22D2B">
        <w:rPr>
          <w:rFonts w:ascii="华文中宋" w:eastAsia="华文中宋" w:hAnsi="华文中宋" w:cs="宋体"/>
          <w:sz w:val="21"/>
          <w:szCs w:val="21"/>
          <w:lang w:eastAsia="zh-CN"/>
        </w:rPr>
        <w:t>算法</w:t>
      </w:r>
      <w:r w:rsidR="008F37F7" w:rsidRPr="00B22D2B">
        <w:rPr>
          <w:rFonts w:ascii="华文中宋" w:eastAsia="华文中宋" w:hAnsi="华文中宋" w:cs="宋体" w:hint="eastAsia"/>
          <w:sz w:val="21"/>
          <w:szCs w:val="21"/>
          <w:lang w:eastAsia="zh-CN"/>
        </w:rPr>
        <w:t>分为</w:t>
      </w:r>
      <w:r w:rsidRPr="00B22D2B">
        <w:rPr>
          <w:rFonts w:ascii="华文中宋" w:eastAsia="华文中宋" w:hAnsi="华文中宋" w:cs="宋体" w:hint="eastAsia"/>
          <w:sz w:val="21"/>
          <w:szCs w:val="21"/>
          <w:lang w:eastAsia="zh-CN"/>
        </w:rPr>
        <w:t>保守同步和乐观同步。</w:t>
      </w:r>
      <w:r w:rsidR="00454637" w:rsidRPr="00B22D2B">
        <w:rPr>
          <w:rFonts w:ascii="华文中宋" w:eastAsia="华文中宋" w:hAnsi="华文中宋" w:cs="宋体"/>
          <w:sz w:val="21"/>
          <w:szCs w:val="21"/>
          <w:lang w:eastAsia="zh-CN"/>
        </w:rPr>
        <w:t>为了在保证精确性的基础上</w:t>
      </w:r>
      <w:r w:rsidR="00454637" w:rsidRPr="00B22D2B">
        <w:rPr>
          <w:rFonts w:ascii="华文中宋" w:eastAsia="华文中宋" w:hAnsi="华文中宋" w:cs="宋体" w:hint="eastAsia"/>
          <w:sz w:val="21"/>
          <w:szCs w:val="21"/>
          <w:lang w:eastAsia="zh-CN"/>
        </w:rPr>
        <w:t>实现</w:t>
      </w:r>
      <w:r w:rsidR="00454637" w:rsidRPr="00B22D2B">
        <w:rPr>
          <w:rFonts w:ascii="华文中宋" w:eastAsia="华文中宋" w:hAnsi="华文中宋" w:cs="宋体"/>
          <w:sz w:val="21"/>
          <w:szCs w:val="21"/>
          <w:lang w:eastAsia="zh-CN"/>
        </w:rPr>
        <w:t>并行模拟，</w:t>
      </w:r>
      <w:r w:rsidR="00BC745A" w:rsidRPr="00B22D2B">
        <w:rPr>
          <w:rFonts w:ascii="华文中宋" w:eastAsia="华文中宋" w:hAnsi="华文中宋" w:cs="宋体"/>
          <w:sz w:val="21"/>
          <w:szCs w:val="21"/>
          <w:lang w:eastAsia="zh-CN"/>
        </w:rPr>
        <w:t>本文</w:t>
      </w:r>
      <w:r w:rsidR="006F5078" w:rsidRPr="00B22D2B">
        <w:rPr>
          <w:rFonts w:ascii="华文中宋" w:eastAsia="华文中宋" w:hAnsi="华文中宋" w:cs="宋体" w:hint="eastAsia"/>
          <w:sz w:val="21"/>
          <w:szCs w:val="21"/>
          <w:lang w:eastAsia="zh-CN"/>
        </w:rPr>
        <w:t>中</w:t>
      </w:r>
      <w:r w:rsidR="00454637" w:rsidRPr="00B22D2B">
        <w:rPr>
          <w:rFonts w:ascii="华文中宋" w:eastAsia="华文中宋" w:hAnsi="华文中宋" w:cs="宋体"/>
          <w:sz w:val="21"/>
          <w:szCs w:val="21"/>
          <w:lang w:eastAsia="zh-CN"/>
        </w:rPr>
        <w:t>框架的</w:t>
      </w:r>
      <w:r w:rsidR="00454637" w:rsidRPr="00B22D2B">
        <w:rPr>
          <w:rFonts w:ascii="华文中宋" w:eastAsia="华文中宋" w:hAnsi="华文中宋" w:cs="宋体" w:hint="eastAsia"/>
          <w:sz w:val="21"/>
          <w:szCs w:val="21"/>
          <w:lang w:eastAsia="zh-CN"/>
        </w:rPr>
        <w:t>实现</w:t>
      </w:r>
      <w:r w:rsidR="00454637" w:rsidRPr="00B22D2B">
        <w:rPr>
          <w:rFonts w:ascii="华文中宋" w:eastAsia="华文中宋" w:hAnsi="华文中宋" w:cs="宋体"/>
          <w:sz w:val="21"/>
          <w:szCs w:val="21"/>
          <w:lang w:eastAsia="zh-CN"/>
        </w:rPr>
        <w:t>采用</w:t>
      </w:r>
      <w:del w:id="106" w:author="Shawn" w:date="2016-03-22T21:06:00Z">
        <w:r w:rsidR="00454637" w:rsidRPr="00B22D2B" w:rsidDel="001A5F77">
          <w:rPr>
            <w:rFonts w:ascii="华文中宋" w:eastAsia="华文中宋" w:hAnsi="华文中宋" w:cs="宋体"/>
            <w:sz w:val="21"/>
            <w:szCs w:val="21"/>
            <w:lang w:eastAsia="zh-CN"/>
          </w:rPr>
          <w:delText>悲观</w:delText>
        </w:r>
      </w:del>
      <w:ins w:id="107" w:author="Shawn" w:date="2016-03-22T21:06:00Z">
        <w:r w:rsidR="001A5F77">
          <w:rPr>
            <w:rFonts w:ascii="华文中宋" w:eastAsia="华文中宋" w:hAnsi="华文中宋" w:cs="宋体" w:hint="eastAsia"/>
            <w:sz w:val="21"/>
            <w:szCs w:val="21"/>
            <w:lang w:eastAsia="zh-CN"/>
          </w:rPr>
          <w:t>保守</w:t>
        </w:r>
      </w:ins>
      <w:r w:rsidR="00454637" w:rsidRPr="00B22D2B">
        <w:rPr>
          <w:rFonts w:ascii="华文中宋" w:eastAsia="华文中宋" w:hAnsi="华文中宋" w:cs="宋体"/>
          <w:sz w:val="21"/>
          <w:szCs w:val="21"/>
          <w:lang w:eastAsia="zh-CN"/>
        </w:rPr>
        <w:t>的同步算法。</w:t>
      </w:r>
    </w:p>
    <w:p w14:paraId="61799195" w14:textId="227CE819" w:rsidR="00454637" w:rsidRPr="002327DA" w:rsidRDefault="00B22D2B" w:rsidP="002327DA">
      <w:pPr>
        <w:spacing w:line="340" w:lineRule="atLeast"/>
        <w:ind w:firstLine="432"/>
        <w:jc w:val="both"/>
        <w:rPr>
          <w:rFonts w:ascii="华文中宋" w:eastAsia="华文中宋" w:hAnsi="华文中宋" w:cs="宋体"/>
          <w:sz w:val="21"/>
          <w:szCs w:val="21"/>
          <w:lang w:eastAsia="zh-CN"/>
        </w:rPr>
      </w:pPr>
      <w:commentRangeStart w:id="108"/>
      <w:r w:rsidRPr="00755893">
        <w:rPr>
          <w:rFonts w:ascii="Times New Roman" w:eastAsia="华文中宋" w:hAnsi="Times New Roman" w:cs="Times New Roman"/>
          <w:sz w:val="21"/>
          <w:szCs w:val="21"/>
          <w:lang w:eastAsia="zh-CN"/>
        </w:rPr>
        <w:t>CMB</w:t>
      </w:r>
      <w:r w:rsidRPr="002327DA">
        <w:rPr>
          <w:rFonts w:ascii="华文中宋" w:eastAsia="华文中宋" w:hAnsi="华文中宋" w:cs="宋体" w:hint="eastAsia"/>
          <w:sz w:val="21"/>
          <w:szCs w:val="21"/>
          <w:lang w:eastAsia="zh-CN"/>
        </w:rPr>
        <w:t>算法</w:t>
      </w:r>
      <w:commentRangeEnd w:id="108"/>
      <w:r w:rsidR="0011581F">
        <w:rPr>
          <w:rStyle w:val="a7"/>
        </w:rPr>
        <w:commentReference w:id="108"/>
      </w:r>
      <w:r w:rsidRPr="002327DA">
        <w:rPr>
          <w:rFonts w:ascii="华文中宋" w:eastAsia="华文中宋" w:hAnsi="华文中宋" w:cs="宋体" w:hint="eastAsia"/>
          <w:sz w:val="21"/>
          <w:szCs w:val="21"/>
          <w:lang w:eastAsia="zh-CN"/>
        </w:rPr>
        <w:t>是经典保守同步算法，其基本思想</w:t>
      </w:r>
      <w:r w:rsidRPr="002327DA">
        <w:rPr>
          <w:rFonts w:ascii="华文中宋" w:eastAsia="华文中宋" w:hAnsi="华文中宋" w:cs="宋体"/>
          <w:sz w:val="21"/>
          <w:szCs w:val="21"/>
          <w:lang w:eastAsia="zh-CN"/>
        </w:rPr>
        <w:t>是组件之间</w:t>
      </w:r>
      <w:r w:rsidRPr="002327DA">
        <w:rPr>
          <w:rFonts w:ascii="华文中宋" w:eastAsia="华文中宋" w:hAnsi="华文中宋" w:cs="宋体" w:hint="eastAsia"/>
          <w:sz w:val="21"/>
          <w:szCs w:val="21"/>
          <w:lang w:eastAsia="zh-CN"/>
        </w:rPr>
        <w:t>按非递减的顺序发送</w:t>
      </w:r>
      <w:r w:rsidRPr="002327DA">
        <w:rPr>
          <w:rFonts w:ascii="华文中宋" w:eastAsia="华文中宋" w:hAnsi="华文中宋" w:cs="宋体"/>
          <w:sz w:val="21"/>
          <w:szCs w:val="21"/>
          <w:lang w:eastAsia="zh-CN"/>
        </w:rPr>
        <w:t>消息</w:t>
      </w:r>
      <w:r w:rsidR="001414D7" w:rsidRPr="002327DA">
        <w:rPr>
          <w:rFonts w:ascii="华文中宋" w:eastAsia="华文中宋" w:hAnsi="华文中宋" w:cs="宋体" w:hint="eastAsia"/>
          <w:sz w:val="21"/>
          <w:szCs w:val="21"/>
          <w:lang w:eastAsia="zh-CN"/>
        </w:rPr>
        <w:t>，并且</w:t>
      </w:r>
      <w:r w:rsidR="001A0ED1" w:rsidRPr="002327DA">
        <w:rPr>
          <w:rFonts w:ascii="华文中宋" w:eastAsia="华文中宋" w:hAnsi="华文中宋" w:cs="宋体" w:hint="eastAsia"/>
          <w:sz w:val="21"/>
          <w:szCs w:val="21"/>
          <w:lang w:eastAsia="zh-CN"/>
        </w:rPr>
        <w:t>为每一对</w:t>
      </w:r>
      <w:r w:rsidRPr="002327DA">
        <w:rPr>
          <w:rFonts w:ascii="华文中宋" w:eastAsia="华文中宋" w:hAnsi="华文中宋" w:cs="宋体" w:hint="eastAsia"/>
          <w:sz w:val="21"/>
          <w:szCs w:val="21"/>
          <w:lang w:eastAsia="zh-CN"/>
        </w:rPr>
        <w:t>连接维护一个</w:t>
      </w:r>
      <w:r w:rsidR="001414D7" w:rsidRPr="002327DA">
        <w:rPr>
          <w:rFonts w:ascii="华文中宋" w:eastAsia="华文中宋" w:hAnsi="华文中宋" w:cs="宋体"/>
          <w:sz w:val="21"/>
          <w:szCs w:val="21"/>
          <w:lang w:eastAsia="zh-CN"/>
        </w:rPr>
        <w:t>消息接收</w:t>
      </w:r>
      <w:r w:rsidR="001414D7" w:rsidRPr="002327DA">
        <w:rPr>
          <w:rFonts w:ascii="华文中宋" w:eastAsia="华文中宋" w:hAnsi="华文中宋" w:cs="宋体" w:hint="eastAsia"/>
          <w:sz w:val="21"/>
          <w:szCs w:val="21"/>
          <w:lang w:eastAsia="zh-CN"/>
        </w:rPr>
        <w:t>队列</w:t>
      </w:r>
      <w:r w:rsidR="00B27941" w:rsidRPr="002327DA">
        <w:rPr>
          <w:rFonts w:ascii="华文中宋" w:eastAsia="华文中宋" w:hAnsi="华文中宋" w:cs="宋体"/>
          <w:sz w:val="21"/>
          <w:szCs w:val="21"/>
          <w:lang w:eastAsia="zh-CN"/>
        </w:rPr>
        <w:t>，</w:t>
      </w:r>
      <w:r w:rsidR="00B27941" w:rsidRPr="002327DA">
        <w:rPr>
          <w:rFonts w:ascii="华文中宋" w:eastAsia="华文中宋" w:hAnsi="华文中宋" w:cs="宋体" w:hint="eastAsia"/>
          <w:sz w:val="21"/>
          <w:szCs w:val="21"/>
          <w:lang w:eastAsia="zh-CN"/>
        </w:rPr>
        <w:t>并</w:t>
      </w:r>
      <w:r w:rsidR="00B27941" w:rsidRPr="002327DA">
        <w:rPr>
          <w:rFonts w:ascii="华文中宋" w:eastAsia="华文中宋" w:hAnsi="华文中宋" w:cs="宋体"/>
          <w:sz w:val="21"/>
          <w:szCs w:val="21"/>
          <w:lang w:eastAsia="zh-CN"/>
        </w:rPr>
        <w:t>记录</w:t>
      </w:r>
      <w:r w:rsidRPr="002327DA">
        <w:rPr>
          <w:rFonts w:ascii="华文中宋" w:eastAsia="华文中宋" w:hAnsi="华文中宋" w:cs="宋体" w:hint="eastAsia"/>
          <w:sz w:val="21"/>
          <w:szCs w:val="21"/>
          <w:lang w:eastAsia="zh-CN"/>
        </w:rPr>
        <w:t>队列中</w:t>
      </w:r>
      <w:r w:rsidR="00A05653" w:rsidRPr="002327DA">
        <w:rPr>
          <w:rFonts w:ascii="华文中宋" w:eastAsia="华文中宋" w:hAnsi="华文中宋" w:cs="宋体"/>
          <w:sz w:val="21"/>
          <w:szCs w:val="21"/>
          <w:lang w:eastAsia="zh-CN"/>
        </w:rPr>
        <w:t>消</w:t>
      </w:r>
      <w:r w:rsidRPr="002327DA">
        <w:rPr>
          <w:rFonts w:ascii="华文中宋" w:eastAsia="华文中宋" w:hAnsi="华文中宋" w:cs="宋体" w:hint="eastAsia"/>
          <w:sz w:val="21"/>
          <w:szCs w:val="21"/>
          <w:lang w:eastAsia="zh-CN"/>
        </w:rPr>
        <w:t>息</w:t>
      </w:r>
      <w:r w:rsidR="00A417E5" w:rsidRPr="002327DA">
        <w:rPr>
          <w:rFonts w:ascii="华文中宋" w:eastAsia="华文中宋" w:hAnsi="华文中宋" w:cs="宋体"/>
          <w:sz w:val="21"/>
          <w:szCs w:val="21"/>
          <w:lang w:eastAsia="zh-CN"/>
        </w:rPr>
        <w:t>时间戳</w:t>
      </w:r>
      <w:r w:rsidR="00A05653" w:rsidRPr="002327DA">
        <w:rPr>
          <w:rFonts w:ascii="华文中宋" w:eastAsia="华文中宋" w:hAnsi="华文中宋" w:cs="宋体"/>
          <w:sz w:val="21"/>
          <w:szCs w:val="21"/>
          <w:lang w:eastAsia="zh-CN"/>
        </w:rPr>
        <w:t>的最小值</w:t>
      </w:r>
      <w:r w:rsidRPr="002327DA">
        <w:rPr>
          <w:rFonts w:ascii="华文中宋" w:eastAsia="华文中宋" w:hAnsi="华文中宋" w:cs="宋体" w:hint="eastAsia"/>
          <w:sz w:val="21"/>
          <w:szCs w:val="21"/>
          <w:lang w:eastAsia="zh-CN"/>
        </w:rPr>
        <w:t>，通过最小时间戳的不断增长，整个系统得以向前推进。如果队列为空，</w:t>
      </w:r>
      <w:r w:rsidRPr="002327DA">
        <w:rPr>
          <w:rFonts w:ascii="华文中宋" w:eastAsia="华文中宋" w:hAnsi="华文中宋" w:cs="宋体" w:hint="eastAsia"/>
          <w:sz w:val="21"/>
          <w:szCs w:val="21"/>
          <w:lang w:eastAsia="zh-CN"/>
        </w:rPr>
        <w:lastRenderedPageBreak/>
        <w:t>那么队列时间则是最后一个收到的消息的时间戳</w:t>
      </w:r>
      <w:r w:rsidR="009521BE">
        <w:rPr>
          <w:rFonts w:ascii="华文中宋" w:eastAsia="华文中宋" w:hAnsi="华文中宋" w:cs="宋体"/>
          <w:sz w:val="21"/>
          <w:szCs w:val="21"/>
          <w:lang w:eastAsia="zh-CN"/>
        </w:rPr>
        <w:fldChar w:fldCharType="begin"/>
      </w:r>
      <w:r w:rsidR="009521BE">
        <w:rPr>
          <w:rFonts w:ascii="华文中宋" w:eastAsia="华文中宋" w:hAnsi="华文中宋" w:cs="宋体"/>
          <w:sz w:val="21"/>
          <w:szCs w:val="21"/>
          <w:lang w:eastAsia="zh-CN"/>
        </w:rPr>
        <w:instrText xml:space="preserve"> </w:instrText>
      </w:r>
      <w:r w:rsidR="009521BE">
        <w:rPr>
          <w:rFonts w:ascii="华文中宋" w:eastAsia="华文中宋" w:hAnsi="华文中宋" w:cs="宋体" w:hint="eastAsia"/>
          <w:sz w:val="21"/>
          <w:szCs w:val="21"/>
          <w:lang w:eastAsia="zh-CN"/>
        </w:rPr>
        <w:instrText>REF _Ref444611677 \r \h</w:instrText>
      </w:r>
      <w:r w:rsidR="009521BE">
        <w:rPr>
          <w:rFonts w:ascii="华文中宋" w:eastAsia="华文中宋" w:hAnsi="华文中宋" w:cs="宋体"/>
          <w:sz w:val="21"/>
          <w:szCs w:val="21"/>
          <w:lang w:eastAsia="zh-CN"/>
        </w:rPr>
        <w:instrText xml:space="preserve"> </w:instrText>
      </w:r>
      <w:r w:rsidR="009521BE">
        <w:rPr>
          <w:rFonts w:ascii="华文中宋" w:eastAsia="华文中宋" w:hAnsi="华文中宋" w:cs="宋体"/>
          <w:sz w:val="21"/>
          <w:szCs w:val="21"/>
          <w:lang w:eastAsia="zh-CN"/>
        </w:rPr>
      </w:r>
      <w:r w:rsidR="009521BE">
        <w:rPr>
          <w:rFonts w:ascii="华文中宋" w:eastAsia="华文中宋" w:hAnsi="华文中宋" w:cs="宋体"/>
          <w:sz w:val="21"/>
          <w:szCs w:val="21"/>
          <w:lang w:eastAsia="zh-CN"/>
        </w:rPr>
        <w:fldChar w:fldCharType="separate"/>
      </w:r>
      <w:r w:rsidR="009521BE">
        <w:rPr>
          <w:rFonts w:ascii="华文中宋" w:eastAsia="华文中宋" w:hAnsi="华文中宋" w:cs="宋体"/>
          <w:sz w:val="21"/>
          <w:szCs w:val="21"/>
          <w:lang w:eastAsia="zh-CN"/>
        </w:rPr>
        <w:t>[17]</w:t>
      </w:r>
      <w:r w:rsidR="009521BE">
        <w:rPr>
          <w:rFonts w:ascii="华文中宋" w:eastAsia="华文中宋" w:hAnsi="华文中宋" w:cs="宋体"/>
          <w:sz w:val="21"/>
          <w:szCs w:val="21"/>
          <w:lang w:eastAsia="zh-CN"/>
        </w:rPr>
        <w:fldChar w:fldCharType="end"/>
      </w:r>
      <w:r w:rsidRPr="002327DA">
        <w:rPr>
          <w:rFonts w:ascii="华文中宋" w:eastAsia="华文中宋" w:hAnsi="华文中宋" w:cs="宋体" w:hint="eastAsia"/>
          <w:sz w:val="21"/>
          <w:szCs w:val="21"/>
          <w:lang w:eastAsia="zh-CN"/>
        </w:rPr>
        <w:t>。</w:t>
      </w:r>
    </w:p>
    <w:p w14:paraId="2F165A2E" w14:textId="572BDE82" w:rsidR="00FB0811" w:rsidRPr="00B22D2B" w:rsidRDefault="00FF4D23" w:rsidP="002327DA">
      <w:pPr>
        <w:spacing w:line="340" w:lineRule="atLeast"/>
        <w:ind w:firstLine="432"/>
        <w:jc w:val="both"/>
        <w:rPr>
          <w:rFonts w:ascii="华文中宋" w:eastAsia="华文中宋" w:hAnsi="华文中宋" w:cs="宋体"/>
          <w:sz w:val="21"/>
          <w:szCs w:val="21"/>
          <w:lang w:eastAsia="zh-CN"/>
        </w:rPr>
      </w:pPr>
      <w:r>
        <w:rPr>
          <w:rFonts w:ascii="华文中宋" w:eastAsia="华文中宋" w:hAnsi="华文中宋" w:cs="宋体" w:hint="eastAsia"/>
          <w:sz w:val="21"/>
          <w:szCs w:val="21"/>
          <w:lang w:eastAsia="zh-CN"/>
        </w:rPr>
        <w:t>基于</w:t>
      </w:r>
      <w:r w:rsidRPr="00755893">
        <w:rPr>
          <w:rFonts w:ascii="Times New Roman" w:eastAsia="华文中宋" w:hAnsi="Times New Roman" w:cs="Times New Roman"/>
          <w:sz w:val="21"/>
          <w:szCs w:val="21"/>
          <w:lang w:eastAsia="zh-CN"/>
        </w:rPr>
        <w:t>CMB</w:t>
      </w:r>
      <w:r>
        <w:rPr>
          <w:rFonts w:ascii="华文中宋" w:eastAsia="华文中宋" w:hAnsi="华文中宋" w:cs="宋体"/>
          <w:sz w:val="21"/>
          <w:szCs w:val="21"/>
          <w:lang w:eastAsia="zh-CN"/>
        </w:rPr>
        <w:t>算法</w:t>
      </w:r>
      <w:r w:rsidR="00FB0811" w:rsidRPr="00B22D2B">
        <w:rPr>
          <w:rFonts w:ascii="华文中宋" w:eastAsia="华文中宋" w:hAnsi="华文中宋" w:cs="宋体" w:hint="eastAsia"/>
          <w:sz w:val="21"/>
          <w:szCs w:val="21"/>
          <w:lang w:eastAsia="zh-CN"/>
        </w:rPr>
        <w:t>更新所</w:t>
      </w:r>
      <w:r>
        <w:rPr>
          <w:rFonts w:ascii="华文中宋" w:eastAsia="华文中宋" w:hAnsi="华文中宋" w:cs="宋体" w:hint="eastAsia"/>
          <w:sz w:val="21"/>
          <w:szCs w:val="21"/>
          <w:lang w:eastAsia="zh-CN"/>
        </w:rPr>
        <w:t>有组件</w:t>
      </w:r>
      <w:r w:rsidR="00FB0811" w:rsidRPr="00B22D2B">
        <w:rPr>
          <w:rFonts w:ascii="华文中宋" w:eastAsia="华文中宋" w:hAnsi="华文中宋" w:cs="宋体" w:hint="eastAsia"/>
          <w:sz w:val="21"/>
          <w:szCs w:val="21"/>
          <w:lang w:eastAsia="zh-CN"/>
        </w:rPr>
        <w:t>的</w:t>
      </w:r>
      <w:r>
        <w:rPr>
          <w:rFonts w:ascii="华文中宋" w:eastAsia="华文中宋" w:hAnsi="华文中宋" w:cs="宋体"/>
          <w:sz w:val="21"/>
          <w:szCs w:val="21"/>
          <w:lang w:eastAsia="zh-CN"/>
        </w:rPr>
        <w:t>最小时间戳</w:t>
      </w:r>
      <w:r w:rsidR="00FB0811" w:rsidRPr="00B22D2B">
        <w:rPr>
          <w:rFonts w:ascii="华文中宋" w:eastAsia="华文中宋" w:hAnsi="华文中宋" w:cs="宋体" w:hint="eastAsia"/>
          <w:sz w:val="21"/>
          <w:szCs w:val="21"/>
          <w:lang w:eastAsia="zh-CN"/>
        </w:rPr>
        <w:t>是一个循环迭代的过程。在对象数目较多且上下游关系形成若干长链或者长环的情况下，迭代的次数将快速增加，以至于成为了模拟框架的性能瓶颈。</w:t>
      </w:r>
    </w:p>
    <w:p w14:paraId="429C2492" w14:textId="2E7B2FC2" w:rsidR="00DB1A08" w:rsidRDefault="00F8224D" w:rsidP="002327DA">
      <w:pPr>
        <w:spacing w:line="340" w:lineRule="atLeast"/>
        <w:ind w:firstLine="432"/>
        <w:jc w:val="both"/>
        <w:rPr>
          <w:rFonts w:ascii="华文中宋" w:eastAsia="华文中宋" w:hAnsi="华文中宋" w:cs="宋体"/>
          <w:sz w:val="21"/>
          <w:szCs w:val="21"/>
          <w:lang w:eastAsia="zh-CN"/>
        </w:rPr>
      </w:pPr>
      <w:r w:rsidRPr="00B22D2B">
        <w:rPr>
          <w:rFonts w:ascii="华文中宋" w:eastAsia="华文中宋" w:hAnsi="华文中宋" w:cs="宋体" w:hint="eastAsia"/>
          <w:sz w:val="21"/>
          <w:szCs w:val="21"/>
          <w:lang w:eastAsia="zh-CN"/>
        </w:rPr>
        <w:t>优化后</w:t>
      </w:r>
      <w:r w:rsidR="00087C75" w:rsidRPr="00B22D2B">
        <w:rPr>
          <w:rFonts w:ascii="华文中宋" w:eastAsia="华文中宋" w:hAnsi="华文中宋" w:cs="宋体"/>
          <w:sz w:val="21"/>
          <w:szCs w:val="21"/>
          <w:lang w:eastAsia="zh-CN"/>
        </w:rPr>
        <w:t>的</w:t>
      </w:r>
      <w:r w:rsidR="005E7E7A" w:rsidRPr="00B22D2B">
        <w:rPr>
          <w:rFonts w:ascii="华文中宋" w:eastAsia="华文中宋" w:hAnsi="华文中宋" w:cs="宋体"/>
          <w:sz w:val="21"/>
          <w:szCs w:val="21"/>
          <w:lang w:eastAsia="zh-CN"/>
        </w:rPr>
        <w:t>框架</w:t>
      </w:r>
      <w:r w:rsidRPr="00B22D2B">
        <w:rPr>
          <w:rFonts w:ascii="华文中宋" w:eastAsia="华文中宋" w:hAnsi="华文中宋" w:cs="宋体" w:hint="eastAsia"/>
          <w:sz w:val="21"/>
          <w:szCs w:val="21"/>
          <w:lang w:eastAsia="zh-CN"/>
        </w:rPr>
        <w:t>，</w:t>
      </w:r>
      <w:r w:rsidR="005E7E7A" w:rsidRPr="00B22D2B">
        <w:rPr>
          <w:rFonts w:ascii="华文中宋" w:eastAsia="华文中宋" w:hAnsi="华文中宋" w:cs="宋体"/>
          <w:sz w:val="21"/>
          <w:szCs w:val="21"/>
          <w:lang w:eastAsia="zh-CN"/>
        </w:rPr>
        <w:t>使用</w:t>
      </w:r>
      <w:r w:rsidR="005E7E7A" w:rsidRPr="00B22D2B">
        <w:rPr>
          <w:rFonts w:ascii="华文中宋" w:eastAsia="华文中宋" w:hAnsi="华文中宋" w:cs="宋体" w:hint="eastAsia"/>
          <w:sz w:val="21"/>
          <w:szCs w:val="21"/>
          <w:lang w:eastAsia="zh-CN"/>
        </w:rPr>
        <w:t>红黑树</w:t>
      </w:r>
      <w:r w:rsidR="005E7E7A" w:rsidRPr="00B22D2B">
        <w:rPr>
          <w:rFonts w:ascii="华文中宋" w:eastAsia="华文中宋" w:hAnsi="华文中宋" w:cs="宋体"/>
          <w:sz w:val="21"/>
          <w:szCs w:val="21"/>
          <w:lang w:eastAsia="zh-CN"/>
        </w:rPr>
        <w:t>按照时间戳递增的顺序管理</w:t>
      </w:r>
      <w:r w:rsidR="0075105D" w:rsidRPr="00B22D2B">
        <w:rPr>
          <w:rFonts w:ascii="华文中宋" w:eastAsia="华文中宋" w:hAnsi="华文中宋" w:cs="宋体"/>
          <w:sz w:val="21"/>
          <w:szCs w:val="21"/>
          <w:lang w:eastAsia="zh-CN"/>
        </w:rPr>
        <w:t>消息</w:t>
      </w:r>
      <w:r w:rsidR="0075105D" w:rsidRPr="00B22D2B">
        <w:rPr>
          <w:rFonts w:ascii="华文中宋" w:eastAsia="华文中宋" w:hAnsi="华文中宋" w:cs="宋体" w:hint="eastAsia"/>
          <w:sz w:val="21"/>
          <w:szCs w:val="21"/>
          <w:lang w:eastAsia="zh-CN"/>
        </w:rPr>
        <w:t>队列</w:t>
      </w:r>
      <w:r w:rsidR="005E7E7A" w:rsidRPr="00B22D2B">
        <w:rPr>
          <w:rFonts w:ascii="华文中宋" w:eastAsia="华文中宋" w:hAnsi="华文中宋" w:cs="宋体"/>
          <w:sz w:val="21"/>
          <w:szCs w:val="21"/>
          <w:lang w:eastAsia="zh-CN"/>
        </w:rPr>
        <w:t>。</w:t>
      </w:r>
      <w:r w:rsidR="00B74EB1" w:rsidRPr="00B22D2B">
        <w:rPr>
          <w:rFonts w:ascii="华文中宋" w:eastAsia="华文中宋" w:hAnsi="华文中宋" w:cs="宋体" w:hint="eastAsia"/>
          <w:sz w:val="21"/>
          <w:szCs w:val="21"/>
          <w:lang w:eastAsia="zh-CN"/>
        </w:rPr>
        <w:t>在主线程的统一调度下，</w:t>
      </w:r>
      <w:r w:rsidR="00432CA4">
        <w:rPr>
          <w:rFonts w:ascii="华文中宋" w:eastAsia="华文中宋" w:hAnsi="华文中宋" w:cs="宋体"/>
          <w:sz w:val="21"/>
          <w:szCs w:val="21"/>
          <w:lang w:eastAsia="zh-CN"/>
        </w:rPr>
        <w:t>工作线程</w:t>
      </w:r>
      <w:r w:rsidR="00B74EB1" w:rsidRPr="00B22D2B">
        <w:rPr>
          <w:rFonts w:ascii="华文中宋" w:eastAsia="华文中宋" w:hAnsi="华文中宋" w:cs="宋体" w:hint="eastAsia"/>
          <w:sz w:val="21"/>
          <w:szCs w:val="21"/>
          <w:lang w:eastAsia="zh-CN"/>
        </w:rPr>
        <w:t>逐个</w:t>
      </w:r>
      <w:r w:rsidR="00FF4D23">
        <w:rPr>
          <w:rFonts w:ascii="华文中宋" w:eastAsia="华文中宋" w:hAnsi="华文中宋" w:cs="宋体" w:hint="eastAsia"/>
          <w:sz w:val="21"/>
          <w:szCs w:val="21"/>
          <w:lang w:eastAsia="zh-CN"/>
        </w:rPr>
        <w:t>时间戳</w:t>
      </w:r>
      <w:r w:rsidR="00B74EB1" w:rsidRPr="00B22D2B">
        <w:rPr>
          <w:rFonts w:ascii="华文中宋" w:eastAsia="华文中宋" w:hAnsi="华文中宋" w:cs="宋体" w:hint="eastAsia"/>
          <w:sz w:val="21"/>
          <w:szCs w:val="21"/>
          <w:lang w:eastAsia="zh-CN"/>
        </w:rPr>
        <w:t>地执行</w:t>
      </w:r>
      <w:r w:rsidR="00B74EB1" w:rsidRPr="00B22D2B">
        <w:rPr>
          <w:rFonts w:ascii="华文中宋" w:eastAsia="华文中宋" w:hAnsi="华文中宋" w:cs="宋体"/>
          <w:sz w:val="21"/>
          <w:szCs w:val="21"/>
          <w:lang w:eastAsia="zh-CN"/>
        </w:rPr>
        <w:t>所有消息</w:t>
      </w:r>
      <w:r w:rsidR="00B74EB1" w:rsidRPr="00B22D2B">
        <w:rPr>
          <w:rFonts w:ascii="华文中宋" w:eastAsia="华文中宋" w:hAnsi="华文中宋" w:cs="宋体" w:hint="eastAsia"/>
          <w:sz w:val="21"/>
          <w:szCs w:val="21"/>
          <w:lang w:eastAsia="zh-CN"/>
        </w:rPr>
        <w:t>。</w:t>
      </w:r>
      <w:r w:rsidR="00087C75" w:rsidRPr="00B22D2B">
        <w:rPr>
          <w:rFonts w:ascii="华文中宋" w:eastAsia="华文中宋" w:hAnsi="华文中宋" w:cs="宋体"/>
          <w:sz w:val="21"/>
          <w:szCs w:val="21"/>
          <w:lang w:eastAsia="zh-CN"/>
        </w:rPr>
        <w:t>主线程的工作只是简单的</w:t>
      </w:r>
      <w:r w:rsidR="00087C75" w:rsidRPr="00B22D2B">
        <w:rPr>
          <w:rFonts w:ascii="华文中宋" w:eastAsia="华文中宋" w:hAnsi="华文中宋" w:cs="宋体" w:hint="eastAsia"/>
          <w:sz w:val="21"/>
          <w:szCs w:val="21"/>
          <w:lang w:eastAsia="zh-CN"/>
        </w:rPr>
        <w:t>从</w:t>
      </w:r>
      <w:r w:rsidR="00087C75" w:rsidRPr="00B22D2B">
        <w:rPr>
          <w:rFonts w:ascii="华文中宋" w:eastAsia="华文中宋" w:hAnsi="华文中宋" w:cs="宋体"/>
          <w:sz w:val="21"/>
          <w:szCs w:val="21"/>
          <w:lang w:eastAsia="zh-CN"/>
        </w:rPr>
        <w:t>消息队列中分发</w:t>
      </w:r>
      <w:r w:rsidR="00CE7B41" w:rsidRPr="00B22D2B">
        <w:rPr>
          <w:rFonts w:ascii="华文中宋" w:eastAsia="华文中宋" w:hAnsi="华文中宋" w:cs="宋体" w:hint="eastAsia"/>
          <w:sz w:val="21"/>
          <w:szCs w:val="21"/>
          <w:lang w:eastAsia="zh-CN"/>
        </w:rPr>
        <w:t>最小</w:t>
      </w:r>
      <w:r w:rsidR="00CE7B41" w:rsidRPr="00B22D2B">
        <w:rPr>
          <w:rFonts w:ascii="华文中宋" w:eastAsia="华文中宋" w:hAnsi="华文中宋" w:cs="宋体"/>
          <w:sz w:val="21"/>
          <w:szCs w:val="21"/>
          <w:lang w:eastAsia="zh-CN"/>
        </w:rPr>
        <w:t>时间戳的消息给工作线程，并将返回的新消息纳入</w:t>
      </w:r>
      <w:r w:rsidR="00CE7B41" w:rsidRPr="00B22D2B">
        <w:rPr>
          <w:rFonts w:ascii="华文中宋" w:eastAsia="华文中宋" w:hAnsi="华文中宋" w:cs="宋体" w:hint="eastAsia"/>
          <w:sz w:val="21"/>
          <w:szCs w:val="21"/>
          <w:lang w:eastAsia="zh-CN"/>
        </w:rPr>
        <w:t>消息队列</w:t>
      </w:r>
      <w:r w:rsidR="00CE7B41" w:rsidRPr="00B22D2B">
        <w:rPr>
          <w:rFonts w:ascii="华文中宋" w:eastAsia="华文中宋" w:hAnsi="华文中宋" w:cs="宋体"/>
          <w:sz w:val="21"/>
          <w:szCs w:val="21"/>
          <w:lang w:eastAsia="zh-CN"/>
        </w:rPr>
        <w:t>的管理之中。</w:t>
      </w:r>
    </w:p>
    <w:p w14:paraId="0BA13028" w14:textId="38162091" w:rsidR="003B377E" w:rsidRPr="00B22460" w:rsidRDefault="003B377E" w:rsidP="00EC79A8">
      <w:pPr>
        <w:pStyle w:val="a4"/>
        <w:keepNext/>
        <w:keepLines/>
        <w:widowControl w:val="0"/>
        <w:numPr>
          <w:ilvl w:val="0"/>
          <w:numId w:val="5"/>
        </w:numPr>
        <w:tabs>
          <w:tab w:val="left" w:pos="0"/>
        </w:tabs>
        <w:overflowPunct w:val="0"/>
        <w:autoSpaceDE w:val="0"/>
        <w:autoSpaceDN w:val="0"/>
        <w:adjustRightInd w:val="0"/>
        <w:spacing w:line="320" w:lineRule="exact"/>
        <w:textAlignment w:val="baseline"/>
        <w:outlineLvl w:val="1"/>
        <w:rPr>
          <w:rFonts w:ascii="华文中宋" w:eastAsia="华文中宋" w:hAnsi="华文中宋" w:cs="宋体"/>
          <w:b/>
          <w:sz w:val="21"/>
          <w:szCs w:val="21"/>
          <w:lang w:eastAsia="zh-CN"/>
        </w:rPr>
      </w:pPr>
      <w:r w:rsidRPr="00B22460">
        <w:rPr>
          <w:rFonts w:ascii="华文中宋" w:eastAsia="华文中宋" w:hAnsi="华文中宋" w:cs="宋体"/>
          <w:b/>
          <w:sz w:val="21"/>
          <w:szCs w:val="21"/>
          <w:lang w:eastAsia="zh-CN"/>
        </w:rPr>
        <w:t>内存池</w:t>
      </w:r>
    </w:p>
    <w:p w14:paraId="388C1B2B" w14:textId="01A927EA" w:rsidR="007C2FDD" w:rsidRDefault="000F31A2"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hint="eastAsia"/>
          <w:sz w:val="21"/>
          <w:szCs w:val="21"/>
          <w:lang w:eastAsia="zh-CN"/>
        </w:rPr>
        <w:t>动态内存管理方案</w:t>
      </w:r>
      <w:r w:rsidRPr="00826B52">
        <w:rPr>
          <w:rFonts w:ascii="华文中宋" w:eastAsia="华文中宋" w:hAnsi="华文中宋" w:cs="宋体"/>
          <w:sz w:val="21"/>
          <w:szCs w:val="21"/>
          <w:lang w:eastAsia="zh-CN"/>
        </w:rPr>
        <w:t>如</w:t>
      </w:r>
      <w:ins w:id="109" w:author="Shawn" w:date="2016-03-22T21:07:00Z">
        <w:r w:rsidR="00A10EAB">
          <w:rPr>
            <w:rFonts w:ascii="华文中宋" w:eastAsia="华文中宋" w:hAnsi="华文中宋" w:cs="宋体" w:hint="eastAsia"/>
            <w:sz w:val="21"/>
            <w:szCs w:val="21"/>
            <w:lang w:eastAsia="zh-CN"/>
          </w:rPr>
          <w:t>C中的</w:t>
        </w:r>
      </w:ins>
      <w:r w:rsidR="003B377E" w:rsidRPr="00755893">
        <w:rPr>
          <w:rFonts w:ascii="Times New Roman" w:eastAsia="华文中宋" w:hAnsi="Times New Roman" w:cs="Times New Roman"/>
          <w:sz w:val="21"/>
          <w:szCs w:val="21"/>
          <w:lang w:eastAsia="zh-CN"/>
        </w:rPr>
        <w:t>malloc</w:t>
      </w:r>
      <w:r w:rsidR="003B377E" w:rsidRPr="00826B52">
        <w:rPr>
          <w:rFonts w:ascii="华文中宋" w:eastAsia="华文中宋" w:hAnsi="华文中宋" w:cs="宋体" w:hint="eastAsia"/>
          <w:sz w:val="21"/>
          <w:szCs w:val="21"/>
          <w:lang w:eastAsia="zh-CN"/>
        </w:rPr>
        <w:t>或</w:t>
      </w:r>
      <w:r w:rsidR="003B377E" w:rsidRPr="00755893">
        <w:rPr>
          <w:rFonts w:ascii="Times New Roman" w:eastAsia="华文中宋" w:hAnsi="Times New Roman" w:cs="Times New Roman"/>
          <w:sz w:val="21"/>
          <w:szCs w:val="21"/>
          <w:lang w:eastAsia="zh-CN"/>
        </w:rPr>
        <w:t>C++</w:t>
      </w:r>
      <w:r w:rsidR="003B377E" w:rsidRPr="00826B52">
        <w:rPr>
          <w:rFonts w:ascii="华文中宋" w:eastAsia="华文中宋" w:hAnsi="华文中宋" w:cs="宋体" w:hint="eastAsia"/>
          <w:sz w:val="21"/>
          <w:szCs w:val="21"/>
          <w:lang w:eastAsia="zh-CN"/>
        </w:rPr>
        <w:t>中</w:t>
      </w:r>
      <w:r w:rsidR="003B377E" w:rsidRPr="00755893">
        <w:rPr>
          <w:rFonts w:ascii="Times New Roman" w:eastAsia="华文中宋" w:hAnsi="Times New Roman" w:cs="Times New Roman"/>
          <w:sz w:val="21"/>
          <w:szCs w:val="21"/>
          <w:lang w:eastAsia="zh-CN"/>
        </w:rPr>
        <w:t>new</w:t>
      </w:r>
      <w:r w:rsidRPr="00826B52">
        <w:rPr>
          <w:rFonts w:ascii="华文中宋" w:eastAsia="华文中宋" w:hAnsi="华文中宋" w:cs="宋体" w:hint="eastAsia"/>
          <w:sz w:val="21"/>
          <w:szCs w:val="21"/>
          <w:lang w:eastAsia="zh-CN"/>
        </w:rPr>
        <w:t>操作</w:t>
      </w:r>
      <w:r w:rsidR="003B377E" w:rsidRPr="00826B52">
        <w:rPr>
          <w:rFonts w:ascii="华文中宋" w:eastAsia="华文中宋" w:hAnsi="华文中宋" w:cs="宋体" w:hint="eastAsia"/>
          <w:sz w:val="21"/>
          <w:szCs w:val="21"/>
          <w:lang w:eastAsia="zh-CN"/>
        </w:rPr>
        <w:t>受限于变化的块大小导致的碎片，</w:t>
      </w:r>
      <w:ins w:id="110" w:author="Shawn" w:date="2016-03-22T21:07:00Z">
        <w:r w:rsidR="00D14302">
          <w:rPr>
            <w:rFonts w:ascii="华文中宋" w:eastAsia="华文中宋" w:hAnsi="华文中宋" w:cs="宋体" w:hint="eastAsia"/>
            <w:sz w:val="21"/>
            <w:szCs w:val="21"/>
            <w:lang w:eastAsia="zh-CN"/>
          </w:rPr>
          <w:t>当需要频繁操作时</w:t>
        </w:r>
      </w:ins>
      <w:r w:rsidR="003B377E" w:rsidRPr="00826B52">
        <w:rPr>
          <w:rFonts w:ascii="华文中宋" w:eastAsia="华文中宋" w:hAnsi="华文中宋" w:cs="宋体" w:hint="eastAsia"/>
          <w:sz w:val="21"/>
          <w:szCs w:val="21"/>
          <w:lang w:eastAsia="zh-CN"/>
        </w:rPr>
        <w:t>在</w:t>
      </w:r>
      <w:ins w:id="111" w:author="Shawn" w:date="2016-03-22T21:08:00Z">
        <w:r w:rsidR="00D14302">
          <w:rPr>
            <w:rFonts w:ascii="华文中宋" w:eastAsia="华文中宋" w:hAnsi="华文中宋" w:cs="宋体" w:hint="eastAsia"/>
            <w:sz w:val="21"/>
            <w:szCs w:val="21"/>
            <w:lang w:eastAsia="zh-CN"/>
          </w:rPr>
          <w:t>实际</w:t>
        </w:r>
      </w:ins>
      <w:del w:id="112" w:author="Shawn" w:date="2016-03-22T21:08:00Z">
        <w:r w:rsidR="003B377E" w:rsidRPr="00826B52" w:rsidDel="00D14302">
          <w:rPr>
            <w:rFonts w:ascii="华文中宋" w:eastAsia="华文中宋" w:hAnsi="华文中宋" w:cs="宋体" w:hint="eastAsia"/>
            <w:sz w:val="21"/>
            <w:szCs w:val="21"/>
            <w:lang w:eastAsia="zh-CN"/>
          </w:rPr>
          <w:delText>实时</w:delText>
        </w:r>
      </w:del>
      <w:r w:rsidR="003B377E" w:rsidRPr="00826B52">
        <w:rPr>
          <w:rFonts w:ascii="华文中宋" w:eastAsia="华文中宋" w:hAnsi="华文中宋" w:cs="宋体" w:hint="eastAsia"/>
          <w:sz w:val="21"/>
          <w:szCs w:val="21"/>
          <w:lang w:eastAsia="zh-CN"/>
        </w:rPr>
        <w:t>系统</w:t>
      </w:r>
      <w:ins w:id="113" w:author="Shawn" w:date="2016-03-22T21:08:00Z">
        <w:r w:rsidR="00D14302">
          <w:rPr>
            <w:rFonts w:ascii="华文中宋" w:eastAsia="华文中宋" w:hAnsi="华文中宋" w:cs="宋体" w:hint="eastAsia"/>
            <w:sz w:val="21"/>
            <w:szCs w:val="21"/>
            <w:lang w:eastAsia="zh-CN"/>
          </w:rPr>
          <w:t>中</w:t>
        </w:r>
      </w:ins>
      <w:r w:rsidR="00B31036" w:rsidRPr="00826B52">
        <w:rPr>
          <w:rFonts w:ascii="华文中宋" w:eastAsia="华文中宋" w:hAnsi="华文中宋" w:cs="宋体"/>
          <w:sz w:val="21"/>
          <w:szCs w:val="21"/>
          <w:lang w:eastAsia="zh-CN"/>
        </w:rPr>
        <w:t>性能表现不佳</w:t>
      </w:r>
      <w:r w:rsidR="003B377E" w:rsidRPr="00826B52">
        <w:rPr>
          <w:rFonts w:ascii="华文中宋" w:eastAsia="华文中宋" w:hAnsi="华文中宋" w:cs="宋体" w:hint="eastAsia"/>
          <w:sz w:val="21"/>
          <w:szCs w:val="21"/>
          <w:lang w:eastAsia="zh-CN"/>
        </w:rPr>
        <w:t>。一个更加高效的解</w:t>
      </w:r>
      <w:r w:rsidR="009B376C" w:rsidRPr="00826B52">
        <w:rPr>
          <w:rFonts w:ascii="华文中宋" w:eastAsia="华文中宋" w:hAnsi="华文中宋" w:cs="宋体" w:hint="eastAsia"/>
          <w:sz w:val="21"/>
          <w:szCs w:val="21"/>
          <w:lang w:eastAsia="zh-CN"/>
        </w:rPr>
        <w:t>决方案是预先分配一系列同等大小的内存块，称作内存池</w:t>
      </w:r>
      <w:r w:rsidR="009B376C" w:rsidRPr="009B42DB">
        <w:rPr>
          <w:rFonts w:ascii="Times New Roman" w:eastAsia="华文中宋" w:hAnsi="Times New Roman" w:cs="Times New Roman"/>
          <w:sz w:val="21"/>
          <w:szCs w:val="21"/>
          <w:lang w:eastAsia="zh-CN"/>
        </w:rPr>
        <w:fldChar w:fldCharType="begin"/>
      </w:r>
      <w:r w:rsidR="009B376C" w:rsidRPr="009B42DB">
        <w:rPr>
          <w:rFonts w:ascii="Times New Roman" w:eastAsia="华文中宋" w:hAnsi="Times New Roman" w:cs="Times New Roman"/>
          <w:sz w:val="21"/>
          <w:szCs w:val="21"/>
          <w:lang w:eastAsia="zh-CN"/>
        </w:rPr>
        <w:instrText xml:space="preserve"> REF _Ref444457652 \r \h </w:instrText>
      </w:r>
      <w:r w:rsidR="00826B52" w:rsidRPr="009B42DB">
        <w:rPr>
          <w:rFonts w:ascii="Times New Roman" w:eastAsia="华文中宋" w:hAnsi="Times New Roman" w:cs="Times New Roman"/>
          <w:sz w:val="21"/>
          <w:szCs w:val="21"/>
          <w:lang w:eastAsia="zh-CN"/>
        </w:rPr>
        <w:instrText xml:space="preserve"> \* MERGEFORMAT </w:instrText>
      </w:r>
      <w:r w:rsidR="009B376C" w:rsidRPr="009B42DB">
        <w:rPr>
          <w:rFonts w:ascii="Times New Roman" w:eastAsia="华文中宋" w:hAnsi="Times New Roman" w:cs="Times New Roman"/>
          <w:sz w:val="21"/>
          <w:szCs w:val="21"/>
          <w:lang w:eastAsia="zh-CN"/>
        </w:rPr>
      </w:r>
      <w:r w:rsidR="009B376C" w:rsidRPr="009B42DB">
        <w:rPr>
          <w:rFonts w:ascii="Times New Roman" w:eastAsia="华文中宋" w:hAnsi="Times New Roman" w:cs="Times New Roman"/>
          <w:sz w:val="21"/>
          <w:szCs w:val="21"/>
          <w:lang w:eastAsia="zh-CN"/>
        </w:rPr>
        <w:fldChar w:fldCharType="separate"/>
      </w:r>
      <w:r w:rsidR="006404E7">
        <w:rPr>
          <w:rFonts w:ascii="Times New Roman" w:eastAsia="华文中宋" w:hAnsi="Times New Roman" w:cs="Times New Roman"/>
          <w:sz w:val="21"/>
          <w:szCs w:val="21"/>
          <w:lang w:eastAsia="zh-CN"/>
        </w:rPr>
        <w:t>[19]</w:t>
      </w:r>
      <w:r w:rsidR="009B376C" w:rsidRPr="009B42DB">
        <w:rPr>
          <w:rFonts w:ascii="Times New Roman" w:eastAsia="华文中宋" w:hAnsi="Times New Roman" w:cs="Times New Roman"/>
          <w:sz w:val="21"/>
          <w:szCs w:val="21"/>
          <w:lang w:eastAsia="zh-CN"/>
        </w:rPr>
        <w:fldChar w:fldCharType="end"/>
      </w:r>
      <w:r w:rsidR="009B376C" w:rsidRPr="00826B52">
        <w:rPr>
          <w:rFonts w:ascii="华文中宋" w:eastAsia="华文中宋" w:hAnsi="华文中宋" w:cs="宋体" w:hint="eastAsia"/>
          <w:sz w:val="21"/>
          <w:szCs w:val="21"/>
          <w:lang w:eastAsia="zh-CN"/>
        </w:rPr>
        <w:t xml:space="preserve"> </w:t>
      </w:r>
      <w:r w:rsidR="00374829" w:rsidRPr="00826B52">
        <w:rPr>
          <w:rFonts w:ascii="华文中宋" w:eastAsia="华文中宋" w:hAnsi="华文中宋" w:cs="宋体" w:hint="eastAsia"/>
          <w:sz w:val="21"/>
          <w:szCs w:val="21"/>
          <w:lang w:eastAsia="zh-CN"/>
        </w:rPr>
        <w:t>。</w:t>
      </w:r>
    </w:p>
    <w:p w14:paraId="1950E268" w14:textId="2BAB0DC3" w:rsidR="00597B00" w:rsidRPr="00C60103" w:rsidRDefault="0060470B" w:rsidP="00C60103">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模拟器运行过程中会有大量</w:t>
      </w:r>
      <w:r w:rsidRPr="00826B52">
        <w:rPr>
          <w:rFonts w:ascii="华文中宋" w:eastAsia="华文中宋" w:hAnsi="华文中宋" w:cs="宋体" w:hint="eastAsia"/>
          <w:sz w:val="21"/>
          <w:szCs w:val="21"/>
          <w:lang w:eastAsia="zh-CN"/>
        </w:rPr>
        <w:t>旧</w:t>
      </w:r>
      <w:r w:rsidRPr="00826B52">
        <w:rPr>
          <w:rFonts w:ascii="华文中宋" w:eastAsia="华文中宋" w:hAnsi="华文中宋" w:cs="宋体"/>
          <w:sz w:val="21"/>
          <w:szCs w:val="21"/>
          <w:lang w:eastAsia="zh-CN"/>
        </w:rPr>
        <w:t>消息的释放和新消息的产生。实验中我们发现，</w:t>
      </w:r>
      <w:r w:rsidRPr="00826B52">
        <w:rPr>
          <w:rFonts w:ascii="华文中宋" w:eastAsia="华文中宋" w:hAnsi="华文中宋" w:cs="宋体" w:hint="eastAsia"/>
          <w:sz w:val="21"/>
          <w:szCs w:val="21"/>
          <w:lang w:eastAsia="zh-CN"/>
        </w:rPr>
        <w:t>随之</w:t>
      </w:r>
      <w:r w:rsidRPr="00826B52">
        <w:rPr>
          <w:rFonts w:ascii="华文中宋" w:eastAsia="华文中宋" w:hAnsi="华文中宋" w:cs="宋体"/>
          <w:sz w:val="21"/>
          <w:szCs w:val="21"/>
          <w:lang w:eastAsia="zh-CN"/>
        </w:rPr>
        <w:t>产生的大量内存空间的释放和申请</w:t>
      </w:r>
      <w:r w:rsidRPr="00826B52">
        <w:rPr>
          <w:rFonts w:ascii="华文中宋" w:eastAsia="华文中宋" w:hAnsi="华文中宋" w:cs="宋体" w:hint="eastAsia"/>
          <w:sz w:val="21"/>
          <w:szCs w:val="21"/>
          <w:lang w:eastAsia="zh-CN"/>
        </w:rPr>
        <w:t>将</w:t>
      </w:r>
      <w:r w:rsidRPr="00826B52">
        <w:rPr>
          <w:rFonts w:ascii="华文中宋" w:eastAsia="华文中宋" w:hAnsi="华文中宋" w:cs="宋体"/>
          <w:sz w:val="21"/>
          <w:szCs w:val="21"/>
          <w:lang w:eastAsia="zh-CN"/>
        </w:rPr>
        <w:t>成为系统</w:t>
      </w:r>
      <w:r w:rsidRPr="00826B52">
        <w:rPr>
          <w:rFonts w:ascii="华文中宋" w:eastAsia="华文中宋" w:hAnsi="华文中宋" w:cs="宋体" w:hint="eastAsia"/>
          <w:sz w:val="21"/>
          <w:szCs w:val="21"/>
          <w:lang w:eastAsia="zh-CN"/>
        </w:rPr>
        <w:t>性能</w:t>
      </w:r>
      <w:r w:rsidRPr="00826B52">
        <w:rPr>
          <w:rFonts w:ascii="华文中宋" w:eastAsia="华文中宋" w:hAnsi="华文中宋" w:cs="宋体"/>
          <w:sz w:val="21"/>
          <w:szCs w:val="21"/>
          <w:lang w:eastAsia="zh-CN"/>
        </w:rPr>
        <w:t>提升的瓶颈。本文使用内存池的方案</w:t>
      </w:r>
      <w:r w:rsidRPr="00826B52">
        <w:rPr>
          <w:rFonts w:ascii="华文中宋" w:eastAsia="华文中宋" w:hAnsi="华文中宋" w:cs="宋体" w:hint="eastAsia"/>
          <w:sz w:val="21"/>
          <w:szCs w:val="21"/>
          <w:lang w:eastAsia="zh-CN"/>
        </w:rPr>
        <w:t>加速消息</w:t>
      </w:r>
      <w:r w:rsidRPr="00826B52">
        <w:rPr>
          <w:rFonts w:ascii="华文中宋" w:eastAsia="华文中宋" w:hAnsi="华文中宋" w:cs="宋体"/>
          <w:sz w:val="21"/>
          <w:szCs w:val="21"/>
          <w:lang w:eastAsia="zh-CN"/>
        </w:rPr>
        <w:t>内存空间的管理，</w:t>
      </w:r>
      <w:r w:rsidRPr="00826B52">
        <w:rPr>
          <w:rFonts w:ascii="华文中宋" w:eastAsia="华文中宋" w:hAnsi="华文中宋" w:cs="宋体" w:hint="eastAsia"/>
          <w:sz w:val="21"/>
          <w:szCs w:val="21"/>
          <w:lang w:eastAsia="zh-CN"/>
        </w:rPr>
        <w:t>内存</w:t>
      </w:r>
      <w:r w:rsidRPr="00826B52">
        <w:rPr>
          <w:rFonts w:ascii="华文中宋" w:eastAsia="华文中宋" w:hAnsi="华文中宋" w:cs="宋体"/>
          <w:sz w:val="21"/>
          <w:szCs w:val="21"/>
          <w:lang w:eastAsia="zh-CN"/>
        </w:rPr>
        <w:t>的释放和申请的速度显著提升。</w:t>
      </w:r>
      <w:r w:rsidR="003B377E" w:rsidRPr="00826B52">
        <w:rPr>
          <w:rFonts w:ascii="华文中宋" w:eastAsia="华文中宋" w:hAnsi="华文中宋" w:cs="宋体" w:hint="eastAsia"/>
          <w:sz w:val="21"/>
          <w:szCs w:val="21"/>
          <w:lang w:eastAsia="zh-CN"/>
        </w:rPr>
        <w:t>使用</w:t>
      </w:r>
      <w:r w:rsidR="003B377E" w:rsidRPr="00826B52">
        <w:rPr>
          <w:rFonts w:ascii="华文中宋" w:eastAsia="华文中宋" w:hAnsi="华文中宋" w:cs="宋体"/>
          <w:sz w:val="21"/>
          <w:szCs w:val="21"/>
          <w:lang w:eastAsia="zh-CN"/>
        </w:rPr>
        <w:t>内存池的</w:t>
      </w:r>
      <w:r w:rsidR="003B377E" w:rsidRPr="00826B52">
        <w:rPr>
          <w:rFonts w:ascii="华文中宋" w:eastAsia="华文中宋" w:hAnsi="华文中宋" w:cs="宋体" w:hint="eastAsia"/>
          <w:sz w:val="21"/>
          <w:szCs w:val="21"/>
          <w:lang w:eastAsia="zh-CN"/>
        </w:rPr>
        <w:t>优点</w:t>
      </w:r>
      <w:r w:rsidR="00597B00" w:rsidRPr="00826B52">
        <w:rPr>
          <w:rFonts w:ascii="华文中宋" w:eastAsia="华文中宋" w:hAnsi="华文中宋" w:cs="宋体" w:hint="eastAsia"/>
          <w:sz w:val="21"/>
          <w:szCs w:val="21"/>
          <w:lang w:eastAsia="zh-CN"/>
        </w:rPr>
        <w:t>包括</w:t>
      </w:r>
      <w:r w:rsidR="00597B00" w:rsidRPr="00826B52">
        <w:rPr>
          <w:rFonts w:ascii="华文中宋" w:eastAsia="华文中宋" w:hAnsi="华文中宋" w:cs="宋体"/>
          <w:sz w:val="21"/>
          <w:szCs w:val="21"/>
          <w:lang w:eastAsia="zh-CN"/>
        </w:rPr>
        <w:t>：</w:t>
      </w:r>
      <w:r w:rsidR="00C60103">
        <w:rPr>
          <w:rFonts w:ascii="华文中宋" w:eastAsia="华文中宋" w:hAnsi="华文中宋" w:cs="宋体" w:hint="eastAsia"/>
          <w:sz w:val="21"/>
          <w:szCs w:val="21"/>
          <w:lang w:eastAsia="zh-CN"/>
        </w:rPr>
        <w:t>首先</w:t>
      </w:r>
      <w:r w:rsidR="00C60103">
        <w:rPr>
          <w:rFonts w:ascii="华文中宋" w:eastAsia="华文中宋" w:hAnsi="华文中宋" w:cs="宋体"/>
          <w:sz w:val="21"/>
          <w:szCs w:val="21"/>
          <w:lang w:eastAsia="zh-CN"/>
        </w:rPr>
        <w:t>，</w:t>
      </w:r>
      <w:r w:rsidR="003B377E" w:rsidRPr="00C60103">
        <w:rPr>
          <w:rFonts w:ascii="华文中宋" w:eastAsia="华文中宋" w:hAnsi="华文中宋" w:cs="宋体" w:hint="eastAsia"/>
          <w:sz w:val="21"/>
          <w:szCs w:val="21"/>
          <w:lang w:eastAsia="zh-CN"/>
        </w:rPr>
        <w:t>内存池可以在固定的运行</w:t>
      </w:r>
      <w:r w:rsidR="003B377E" w:rsidRPr="00C60103">
        <w:rPr>
          <w:rFonts w:ascii="华文中宋" w:eastAsia="华文中宋" w:hAnsi="华文中宋" w:cs="宋体"/>
          <w:sz w:val="21"/>
          <w:szCs w:val="21"/>
          <w:lang w:eastAsia="zh-CN"/>
        </w:rPr>
        <w:t>时间</w:t>
      </w:r>
      <w:r w:rsidR="003B377E" w:rsidRPr="00C60103">
        <w:rPr>
          <w:rFonts w:ascii="华文中宋" w:eastAsia="华文中宋" w:hAnsi="华文中宋" w:cs="宋体" w:hint="eastAsia"/>
          <w:sz w:val="21"/>
          <w:szCs w:val="21"/>
          <w:lang w:eastAsia="zh-CN"/>
        </w:rPr>
        <w:t>内分配内存。</w:t>
      </w:r>
      <w:r w:rsidR="003B377E" w:rsidRPr="00C60103">
        <w:rPr>
          <w:rFonts w:ascii="华文中宋" w:eastAsia="华文中宋" w:hAnsi="华文中宋" w:cs="宋体"/>
          <w:sz w:val="21"/>
          <w:szCs w:val="21"/>
          <w:lang w:eastAsia="zh-CN"/>
        </w:rPr>
        <w:t>对</w:t>
      </w:r>
      <w:r w:rsidR="003B377E" w:rsidRPr="00C60103">
        <w:rPr>
          <w:rFonts w:ascii="华文中宋" w:eastAsia="华文中宋" w:hAnsi="华文中宋" w:cs="宋体" w:hint="eastAsia"/>
          <w:sz w:val="21"/>
          <w:szCs w:val="21"/>
          <w:lang w:eastAsia="zh-CN"/>
        </w:rPr>
        <w:t>于池中上千个</w:t>
      </w:r>
      <w:r w:rsidR="003B377E" w:rsidRPr="00C60103">
        <w:rPr>
          <w:rFonts w:ascii="华文中宋" w:eastAsia="华文中宋" w:hAnsi="华文中宋" w:cs="宋体"/>
          <w:sz w:val="21"/>
          <w:szCs w:val="21"/>
          <w:lang w:eastAsia="zh-CN"/>
        </w:rPr>
        <w:t>对</w:t>
      </w:r>
      <w:r w:rsidR="003B377E" w:rsidRPr="00C60103">
        <w:rPr>
          <w:rFonts w:ascii="华文中宋" w:eastAsia="华文中宋" w:hAnsi="华文中宋" w:cs="宋体" w:hint="eastAsia"/>
          <w:sz w:val="21"/>
          <w:szCs w:val="21"/>
          <w:lang w:eastAsia="zh-CN"/>
        </w:rPr>
        <w:t>象的内存</w:t>
      </w:r>
      <w:r w:rsidR="003B377E" w:rsidRPr="00C60103">
        <w:rPr>
          <w:rFonts w:ascii="华文中宋" w:eastAsia="华文中宋" w:hAnsi="华文中宋" w:cs="宋体"/>
          <w:sz w:val="21"/>
          <w:szCs w:val="21"/>
          <w:lang w:eastAsia="zh-CN"/>
        </w:rPr>
        <w:t>释</w:t>
      </w:r>
      <w:r w:rsidR="003B377E" w:rsidRPr="00C60103">
        <w:rPr>
          <w:rFonts w:ascii="华文中宋" w:eastAsia="华文中宋" w:hAnsi="华文中宋" w:cs="宋体" w:hint="eastAsia"/>
          <w:sz w:val="21"/>
          <w:szCs w:val="21"/>
          <w:lang w:eastAsia="zh-CN"/>
        </w:rPr>
        <w:t>放操作只需一个操作即可完成，</w:t>
      </w:r>
      <w:r w:rsidR="000F31A2" w:rsidRPr="00C60103">
        <w:rPr>
          <w:rFonts w:ascii="华文中宋" w:eastAsia="华文中宋" w:hAnsi="华文中宋" w:cs="宋体"/>
          <w:sz w:val="21"/>
          <w:szCs w:val="21"/>
          <w:lang w:eastAsia="zh-CN"/>
        </w:rPr>
        <w:t>而动态内存管理</w:t>
      </w:r>
      <w:r w:rsidR="000F31A2" w:rsidRPr="00C60103">
        <w:rPr>
          <w:rFonts w:ascii="华文中宋" w:eastAsia="华文中宋" w:hAnsi="华文中宋" w:cs="宋体" w:hint="eastAsia"/>
          <w:sz w:val="21"/>
          <w:szCs w:val="21"/>
          <w:lang w:eastAsia="zh-CN"/>
        </w:rPr>
        <w:t>则</w:t>
      </w:r>
      <w:r w:rsidR="003B377E" w:rsidRPr="00C60103">
        <w:rPr>
          <w:rFonts w:ascii="华文中宋" w:eastAsia="华文中宋" w:hAnsi="华文中宋" w:cs="宋体" w:hint="eastAsia"/>
          <w:sz w:val="21"/>
          <w:szCs w:val="21"/>
          <w:lang w:eastAsia="zh-CN"/>
        </w:rPr>
        <w:t>需要为每个对象独立的释放内存。</w:t>
      </w:r>
      <w:r w:rsidR="006E4504">
        <w:rPr>
          <w:rFonts w:ascii="华文中宋" w:eastAsia="华文中宋" w:hAnsi="华文中宋" w:cs="宋体" w:hint="eastAsia"/>
          <w:sz w:val="21"/>
          <w:szCs w:val="21"/>
          <w:lang w:eastAsia="zh-CN"/>
        </w:rPr>
        <w:t>其次</w:t>
      </w:r>
      <w:r w:rsidR="006E4504">
        <w:rPr>
          <w:rFonts w:ascii="华文中宋" w:eastAsia="华文中宋" w:hAnsi="华文中宋" w:cs="宋体"/>
          <w:sz w:val="21"/>
          <w:szCs w:val="21"/>
          <w:lang w:eastAsia="zh-CN"/>
        </w:rPr>
        <w:t>，</w:t>
      </w:r>
      <w:r w:rsidR="006E4504" w:rsidRPr="00C60103">
        <w:rPr>
          <w:rFonts w:ascii="华文中宋" w:eastAsia="华文中宋" w:hAnsi="华文中宋" w:cs="宋体" w:hint="eastAsia"/>
          <w:sz w:val="21"/>
          <w:szCs w:val="21"/>
          <w:lang w:eastAsia="zh-CN"/>
        </w:rPr>
        <w:t>区</w:t>
      </w:r>
      <w:r w:rsidR="006E4504" w:rsidRPr="00C60103">
        <w:rPr>
          <w:rFonts w:ascii="华文中宋" w:eastAsia="华文中宋" w:hAnsi="华文中宋" w:cs="宋体"/>
          <w:sz w:val="21"/>
          <w:szCs w:val="21"/>
          <w:lang w:eastAsia="zh-CN"/>
        </w:rPr>
        <w:t>块</w:t>
      </w:r>
      <w:r w:rsidR="006E4504" w:rsidRPr="00C60103">
        <w:rPr>
          <w:rFonts w:ascii="华文中宋" w:eastAsia="华文中宋" w:hAnsi="华文中宋" w:cs="宋体" w:hint="eastAsia"/>
          <w:sz w:val="21"/>
          <w:szCs w:val="21"/>
          <w:lang w:eastAsia="zh-CN"/>
        </w:rPr>
        <w:t>尺寸固定的内存池不需要存</w:t>
      </w:r>
      <w:r w:rsidR="006E4504" w:rsidRPr="00C60103">
        <w:rPr>
          <w:rFonts w:ascii="华文中宋" w:eastAsia="华文中宋" w:hAnsi="华文中宋" w:cs="宋体"/>
          <w:sz w:val="21"/>
          <w:szCs w:val="21"/>
          <w:lang w:eastAsia="zh-CN"/>
        </w:rPr>
        <w:t>储</w:t>
      </w:r>
      <w:r w:rsidR="006E4504" w:rsidRPr="00C60103">
        <w:rPr>
          <w:rFonts w:ascii="华文中宋" w:eastAsia="华文中宋" w:hAnsi="华文中宋" w:cs="宋体" w:hint="eastAsia"/>
          <w:sz w:val="21"/>
          <w:szCs w:val="21"/>
          <w:lang w:eastAsia="zh-CN"/>
        </w:rPr>
        <w:t>每次分配的元数据（用于描述</w:t>
      </w:r>
      <w:r w:rsidR="006E4504" w:rsidRPr="00C60103">
        <w:rPr>
          <w:rFonts w:ascii="华文中宋" w:eastAsia="华文中宋" w:hAnsi="华文中宋" w:cs="宋体"/>
          <w:sz w:val="21"/>
          <w:szCs w:val="21"/>
          <w:lang w:eastAsia="zh-CN"/>
        </w:rPr>
        <w:t>诸</w:t>
      </w:r>
      <w:r w:rsidR="006E4504" w:rsidRPr="00C60103">
        <w:rPr>
          <w:rFonts w:ascii="华文中宋" w:eastAsia="华文中宋" w:hAnsi="华文中宋" w:cs="宋体" w:hint="eastAsia"/>
          <w:sz w:val="21"/>
          <w:szCs w:val="21"/>
          <w:lang w:eastAsia="zh-CN"/>
        </w:rPr>
        <w:t>如区</w:t>
      </w:r>
      <w:r w:rsidR="006E4504" w:rsidRPr="00C60103">
        <w:rPr>
          <w:rFonts w:ascii="华文中宋" w:eastAsia="华文中宋" w:hAnsi="华文中宋" w:cs="宋体"/>
          <w:sz w:val="21"/>
          <w:szCs w:val="21"/>
          <w:lang w:eastAsia="zh-CN"/>
        </w:rPr>
        <w:t>块</w:t>
      </w:r>
      <w:r w:rsidR="006E4504" w:rsidRPr="00C60103">
        <w:rPr>
          <w:rFonts w:ascii="华文中宋" w:eastAsia="华文中宋" w:hAnsi="华文中宋" w:cs="宋体" w:hint="eastAsia"/>
          <w:sz w:val="21"/>
          <w:szCs w:val="21"/>
          <w:lang w:eastAsia="zh-CN"/>
        </w:rPr>
        <w:t>大小等特征），</w:t>
      </w:r>
      <w:r w:rsidR="006E4504" w:rsidRPr="00C60103">
        <w:rPr>
          <w:rFonts w:ascii="华文中宋" w:eastAsia="华文中宋" w:hAnsi="华文中宋" w:cs="宋体"/>
          <w:sz w:val="21"/>
          <w:szCs w:val="21"/>
          <w:lang w:eastAsia="zh-CN"/>
        </w:rPr>
        <w:t>这</w:t>
      </w:r>
      <w:r w:rsidR="006E4504" w:rsidRPr="00C60103">
        <w:rPr>
          <w:rFonts w:ascii="华文中宋" w:eastAsia="华文中宋" w:hAnsi="华文中宋" w:cs="宋体" w:hint="eastAsia"/>
          <w:sz w:val="21"/>
          <w:szCs w:val="21"/>
          <w:lang w:eastAsia="zh-CN"/>
        </w:rPr>
        <w:t>提供了</w:t>
      </w:r>
      <w:r w:rsidR="006E4504" w:rsidRPr="00C60103">
        <w:rPr>
          <w:rFonts w:ascii="华文中宋" w:eastAsia="华文中宋" w:hAnsi="华文中宋" w:cs="宋体"/>
          <w:sz w:val="21"/>
          <w:szCs w:val="21"/>
          <w:lang w:eastAsia="zh-CN"/>
        </w:rPr>
        <w:t>显</w:t>
      </w:r>
      <w:r w:rsidR="006E4504" w:rsidRPr="00C60103">
        <w:rPr>
          <w:rFonts w:ascii="华文中宋" w:eastAsia="华文中宋" w:hAnsi="华文中宋" w:cs="宋体" w:hint="eastAsia"/>
          <w:sz w:val="21"/>
          <w:szCs w:val="21"/>
          <w:lang w:eastAsia="zh-CN"/>
        </w:rPr>
        <w:t>著的内存</w:t>
      </w:r>
      <w:r w:rsidR="006E4504" w:rsidRPr="00C60103">
        <w:rPr>
          <w:rFonts w:ascii="华文中宋" w:eastAsia="华文中宋" w:hAnsi="华文中宋" w:cs="宋体"/>
          <w:sz w:val="21"/>
          <w:szCs w:val="21"/>
          <w:lang w:eastAsia="zh-CN"/>
        </w:rPr>
        <w:t>节约</w:t>
      </w:r>
      <w:r w:rsidR="006E4504" w:rsidRPr="00C60103">
        <w:rPr>
          <w:rFonts w:ascii="华文中宋" w:eastAsia="华文中宋" w:hAnsi="华文中宋" w:cs="宋体" w:hint="eastAsia"/>
          <w:sz w:val="21"/>
          <w:szCs w:val="21"/>
          <w:lang w:eastAsia="zh-CN"/>
        </w:rPr>
        <w:t>功能，尤其是在小尺寸内存分配的情况下。</w:t>
      </w:r>
      <w:r w:rsidR="00C60103">
        <w:rPr>
          <w:rFonts w:ascii="华文中宋" w:eastAsia="华文中宋" w:hAnsi="华文中宋" w:cs="宋体" w:hint="eastAsia"/>
          <w:sz w:val="21"/>
          <w:szCs w:val="21"/>
          <w:lang w:eastAsia="zh-CN"/>
        </w:rPr>
        <w:t>最后</w:t>
      </w:r>
      <w:r w:rsidR="00C60103">
        <w:rPr>
          <w:rFonts w:ascii="华文中宋" w:eastAsia="华文中宋" w:hAnsi="华文中宋" w:cs="宋体"/>
          <w:sz w:val="21"/>
          <w:szCs w:val="21"/>
          <w:lang w:eastAsia="zh-CN"/>
        </w:rPr>
        <w:t>，</w:t>
      </w:r>
      <w:r w:rsidR="003B377E" w:rsidRPr="00C60103">
        <w:rPr>
          <w:rFonts w:ascii="华文中宋" w:eastAsia="华文中宋" w:hAnsi="华文中宋" w:cs="宋体" w:hint="eastAsia"/>
          <w:sz w:val="21"/>
          <w:szCs w:val="21"/>
          <w:lang w:eastAsia="zh-CN"/>
        </w:rPr>
        <w:t>内存池可以按照</w:t>
      </w:r>
      <w:r w:rsidR="003B377E" w:rsidRPr="00C60103">
        <w:rPr>
          <w:rFonts w:ascii="华文中宋" w:eastAsia="华文中宋" w:hAnsi="华文中宋" w:cs="宋体"/>
          <w:sz w:val="21"/>
          <w:szCs w:val="21"/>
          <w:lang w:eastAsia="zh-CN"/>
        </w:rPr>
        <w:t>层</w:t>
      </w:r>
      <w:r w:rsidR="003B377E" w:rsidRPr="00C60103">
        <w:rPr>
          <w:rFonts w:ascii="华文中宋" w:eastAsia="华文中宋" w:hAnsi="华文中宋" w:cs="宋体" w:hint="eastAsia"/>
          <w:sz w:val="21"/>
          <w:szCs w:val="21"/>
          <w:lang w:eastAsia="zh-CN"/>
        </w:rPr>
        <w:t>次化的</w:t>
      </w:r>
      <w:r w:rsidR="003B377E" w:rsidRPr="00C60103">
        <w:rPr>
          <w:rFonts w:ascii="华文中宋" w:eastAsia="华文中宋" w:hAnsi="华文中宋" w:cs="宋体"/>
          <w:sz w:val="21"/>
          <w:szCs w:val="21"/>
          <w:lang w:eastAsia="zh-CN"/>
        </w:rPr>
        <w:t>树</w:t>
      </w:r>
      <w:r w:rsidR="003B377E" w:rsidRPr="00C60103">
        <w:rPr>
          <w:rFonts w:ascii="华文中宋" w:eastAsia="华文中宋" w:hAnsi="华文中宋" w:cs="宋体" w:hint="eastAsia"/>
          <w:sz w:val="21"/>
          <w:szCs w:val="21"/>
          <w:lang w:eastAsia="zh-CN"/>
        </w:rPr>
        <w:t>状</w:t>
      </w:r>
      <w:r w:rsidR="003B377E" w:rsidRPr="00C60103">
        <w:rPr>
          <w:rFonts w:ascii="华文中宋" w:eastAsia="华文中宋" w:hAnsi="华文中宋" w:cs="宋体"/>
          <w:sz w:val="21"/>
          <w:szCs w:val="21"/>
          <w:lang w:eastAsia="zh-CN"/>
        </w:rPr>
        <w:t>结</w:t>
      </w:r>
      <w:r w:rsidR="003B377E" w:rsidRPr="00C60103">
        <w:rPr>
          <w:rFonts w:ascii="华文中宋" w:eastAsia="华文中宋" w:hAnsi="华文中宋" w:cs="宋体" w:hint="eastAsia"/>
          <w:sz w:val="21"/>
          <w:szCs w:val="21"/>
          <w:lang w:eastAsia="zh-CN"/>
        </w:rPr>
        <w:t>构</w:t>
      </w:r>
      <w:r w:rsidR="00374829" w:rsidRPr="00C60103">
        <w:rPr>
          <w:rFonts w:ascii="Times New Roman" w:eastAsia="华文中宋" w:hAnsi="Times New Roman" w:cs="Times New Roman"/>
          <w:sz w:val="21"/>
          <w:szCs w:val="21"/>
          <w:lang w:eastAsia="zh-CN"/>
        </w:rPr>
        <w:fldChar w:fldCharType="begin"/>
      </w:r>
      <w:r w:rsidR="00374829" w:rsidRPr="00C60103">
        <w:rPr>
          <w:rFonts w:ascii="Times New Roman" w:eastAsia="华文中宋" w:hAnsi="Times New Roman" w:cs="Times New Roman"/>
          <w:sz w:val="21"/>
          <w:szCs w:val="21"/>
          <w:lang w:eastAsia="zh-CN"/>
        </w:rPr>
        <w:instrText xml:space="preserve"> </w:instrText>
      </w:r>
      <w:r w:rsidR="00374829" w:rsidRPr="00C60103">
        <w:rPr>
          <w:rFonts w:ascii="Times New Roman" w:eastAsia="华文中宋" w:hAnsi="Times New Roman" w:cs="Times New Roman" w:hint="eastAsia"/>
          <w:sz w:val="21"/>
          <w:szCs w:val="21"/>
          <w:lang w:eastAsia="zh-CN"/>
        </w:rPr>
        <w:instrText>REF _Ref444457297 \r \h</w:instrText>
      </w:r>
      <w:r w:rsidR="00374829" w:rsidRPr="00C60103">
        <w:rPr>
          <w:rFonts w:ascii="Times New Roman" w:eastAsia="华文中宋" w:hAnsi="Times New Roman" w:cs="Times New Roman"/>
          <w:sz w:val="21"/>
          <w:szCs w:val="21"/>
          <w:lang w:eastAsia="zh-CN"/>
        </w:rPr>
        <w:instrText xml:space="preserve"> </w:instrText>
      </w:r>
      <w:r w:rsidR="00826B52" w:rsidRPr="00C60103">
        <w:rPr>
          <w:rFonts w:ascii="Times New Roman" w:eastAsia="华文中宋" w:hAnsi="Times New Roman" w:cs="Times New Roman"/>
          <w:sz w:val="21"/>
          <w:szCs w:val="21"/>
          <w:lang w:eastAsia="zh-CN"/>
        </w:rPr>
        <w:instrText xml:space="preserve"> \* MERGEFORMAT </w:instrText>
      </w:r>
      <w:r w:rsidR="00374829" w:rsidRPr="00C60103">
        <w:rPr>
          <w:rFonts w:ascii="Times New Roman" w:eastAsia="华文中宋" w:hAnsi="Times New Roman" w:cs="Times New Roman"/>
          <w:sz w:val="21"/>
          <w:szCs w:val="21"/>
          <w:lang w:eastAsia="zh-CN"/>
        </w:rPr>
      </w:r>
      <w:r w:rsidR="00374829" w:rsidRPr="00C60103">
        <w:rPr>
          <w:rFonts w:ascii="Times New Roman" w:eastAsia="华文中宋" w:hAnsi="Times New Roman" w:cs="Times New Roman"/>
          <w:sz w:val="21"/>
          <w:szCs w:val="21"/>
          <w:lang w:eastAsia="zh-CN"/>
        </w:rPr>
        <w:fldChar w:fldCharType="separate"/>
      </w:r>
      <w:r w:rsidR="006404E7">
        <w:rPr>
          <w:rFonts w:ascii="Times New Roman" w:eastAsia="华文中宋" w:hAnsi="Times New Roman" w:cs="Times New Roman"/>
          <w:sz w:val="21"/>
          <w:szCs w:val="21"/>
          <w:lang w:eastAsia="zh-CN"/>
        </w:rPr>
        <w:t>[20]</w:t>
      </w:r>
      <w:r w:rsidR="00374829" w:rsidRPr="00C60103">
        <w:rPr>
          <w:rFonts w:ascii="Times New Roman" w:eastAsia="华文中宋" w:hAnsi="Times New Roman" w:cs="Times New Roman"/>
          <w:sz w:val="21"/>
          <w:szCs w:val="21"/>
          <w:lang w:eastAsia="zh-CN"/>
        </w:rPr>
        <w:fldChar w:fldCharType="end"/>
      </w:r>
      <w:r w:rsidR="003B377E" w:rsidRPr="00C60103">
        <w:rPr>
          <w:rFonts w:ascii="华文中宋" w:eastAsia="华文中宋" w:hAnsi="华文中宋" w:cs="宋体"/>
          <w:sz w:val="21"/>
          <w:szCs w:val="21"/>
          <w:lang w:eastAsia="zh-CN"/>
        </w:rPr>
        <w:t>进</w:t>
      </w:r>
      <w:r w:rsidR="003B377E" w:rsidRPr="00C60103">
        <w:rPr>
          <w:rFonts w:ascii="华文中宋" w:eastAsia="华文中宋" w:hAnsi="华文中宋" w:cs="宋体" w:hint="eastAsia"/>
          <w:sz w:val="21"/>
          <w:szCs w:val="21"/>
          <w:lang w:eastAsia="zh-CN"/>
        </w:rPr>
        <w:t>行分</w:t>
      </w:r>
      <w:r w:rsidR="003B377E" w:rsidRPr="00C60103">
        <w:rPr>
          <w:rFonts w:ascii="华文中宋" w:eastAsia="华文中宋" w:hAnsi="华文中宋" w:cs="宋体"/>
          <w:sz w:val="21"/>
          <w:szCs w:val="21"/>
          <w:lang w:eastAsia="zh-CN"/>
        </w:rPr>
        <w:t>组</w:t>
      </w:r>
      <w:r w:rsidR="003B377E" w:rsidRPr="00C60103">
        <w:rPr>
          <w:rFonts w:ascii="华文中宋" w:eastAsia="华文中宋" w:hAnsi="华文中宋" w:cs="宋体" w:hint="eastAsia"/>
          <w:sz w:val="21"/>
          <w:szCs w:val="21"/>
          <w:lang w:eastAsia="zh-CN"/>
        </w:rPr>
        <w:t>，非常适合某些特殊的</w:t>
      </w:r>
      <w:r w:rsidR="003B377E" w:rsidRPr="00C60103">
        <w:rPr>
          <w:rFonts w:ascii="华文中宋" w:eastAsia="华文中宋" w:hAnsi="华文中宋" w:cs="宋体"/>
          <w:sz w:val="21"/>
          <w:szCs w:val="21"/>
          <w:lang w:eastAsia="zh-CN"/>
        </w:rPr>
        <w:t>编</w:t>
      </w:r>
      <w:r w:rsidR="003B377E" w:rsidRPr="00C60103">
        <w:rPr>
          <w:rFonts w:ascii="华文中宋" w:eastAsia="华文中宋" w:hAnsi="华文中宋" w:cs="宋体" w:hint="eastAsia"/>
          <w:sz w:val="21"/>
          <w:szCs w:val="21"/>
          <w:lang w:eastAsia="zh-CN"/>
        </w:rPr>
        <w:t>程</w:t>
      </w:r>
      <w:r w:rsidR="003B377E" w:rsidRPr="00C60103">
        <w:rPr>
          <w:rFonts w:ascii="华文中宋" w:eastAsia="华文中宋" w:hAnsi="华文中宋" w:cs="宋体"/>
          <w:sz w:val="21"/>
          <w:szCs w:val="21"/>
          <w:lang w:eastAsia="zh-CN"/>
        </w:rPr>
        <w:t>结</w:t>
      </w:r>
      <w:r w:rsidR="003B377E" w:rsidRPr="00C60103">
        <w:rPr>
          <w:rFonts w:ascii="华文中宋" w:eastAsia="华文中宋" w:hAnsi="华文中宋" w:cs="宋体" w:hint="eastAsia"/>
          <w:sz w:val="21"/>
          <w:szCs w:val="21"/>
          <w:lang w:eastAsia="zh-CN"/>
        </w:rPr>
        <w:t>构，如循</w:t>
      </w:r>
      <w:r w:rsidR="003B377E" w:rsidRPr="00C60103">
        <w:rPr>
          <w:rFonts w:ascii="华文中宋" w:eastAsia="华文中宋" w:hAnsi="华文中宋" w:cs="宋体"/>
          <w:sz w:val="21"/>
          <w:szCs w:val="21"/>
          <w:lang w:eastAsia="zh-CN"/>
        </w:rPr>
        <w:t>环</w:t>
      </w:r>
      <w:r w:rsidR="003B377E" w:rsidRPr="00C60103">
        <w:rPr>
          <w:rFonts w:ascii="华文中宋" w:eastAsia="华文中宋" w:hAnsi="华文中宋" w:cs="宋体" w:hint="eastAsia"/>
          <w:sz w:val="21"/>
          <w:szCs w:val="21"/>
          <w:lang w:eastAsia="zh-CN"/>
        </w:rPr>
        <w:t>和</w:t>
      </w:r>
      <w:r w:rsidR="003B377E" w:rsidRPr="00C60103">
        <w:rPr>
          <w:rFonts w:ascii="华文中宋" w:eastAsia="华文中宋" w:hAnsi="华文中宋" w:cs="宋体"/>
          <w:sz w:val="21"/>
          <w:szCs w:val="21"/>
          <w:lang w:eastAsia="zh-CN"/>
        </w:rPr>
        <w:t>递归</w:t>
      </w:r>
      <w:r w:rsidR="003B377E" w:rsidRPr="00C60103">
        <w:rPr>
          <w:rFonts w:ascii="华文中宋" w:eastAsia="华文中宋" w:hAnsi="华文中宋" w:cs="宋体" w:hint="eastAsia"/>
          <w:sz w:val="21"/>
          <w:szCs w:val="21"/>
          <w:lang w:eastAsia="zh-CN"/>
        </w:rPr>
        <w:t>。</w:t>
      </w:r>
    </w:p>
    <w:p w14:paraId="2970A7B3" w14:textId="568F9664" w:rsidR="00A2260E" w:rsidRPr="00967208" w:rsidRDefault="00A2260E" w:rsidP="00EC79A8">
      <w:pPr>
        <w:pStyle w:val="1"/>
        <w:numPr>
          <w:ilvl w:val="0"/>
          <w:numId w:val="3"/>
        </w:numPr>
        <w:rPr>
          <w:rFonts w:ascii="华文中宋" w:eastAsia="华文中宋" w:hAnsi="华文中宋"/>
          <w:b/>
          <w:color w:val="000000" w:themeColor="text1"/>
          <w:sz w:val="24"/>
          <w:szCs w:val="21"/>
          <w:lang w:eastAsia="zh-CN"/>
        </w:rPr>
      </w:pPr>
      <w:commentRangeStart w:id="114"/>
      <w:r w:rsidRPr="00967208">
        <w:rPr>
          <w:rFonts w:ascii="华文中宋" w:eastAsia="华文中宋" w:hAnsi="华文中宋"/>
          <w:b/>
          <w:color w:val="000000" w:themeColor="text1"/>
          <w:sz w:val="24"/>
          <w:szCs w:val="21"/>
          <w:lang w:eastAsia="zh-CN"/>
        </w:rPr>
        <w:lastRenderedPageBreak/>
        <w:t>实验</w:t>
      </w:r>
      <w:r w:rsidR="002C183D" w:rsidRPr="00967208">
        <w:rPr>
          <w:rFonts w:ascii="华文中宋" w:eastAsia="华文中宋" w:hAnsi="华文中宋"/>
          <w:b/>
          <w:color w:val="000000" w:themeColor="text1"/>
          <w:sz w:val="24"/>
          <w:szCs w:val="21"/>
          <w:lang w:eastAsia="zh-CN"/>
        </w:rPr>
        <w:t>与</w:t>
      </w:r>
      <w:r w:rsidRPr="00967208">
        <w:rPr>
          <w:rFonts w:ascii="华文中宋" w:eastAsia="华文中宋" w:hAnsi="华文中宋"/>
          <w:b/>
          <w:color w:val="000000" w:themeColor="text1"/>
          <w:sz w:val="24"/>
          <w:szCs w:val="21"/>
          <w:lang w:eastAsia="zh-CN"/>
        </w:rPr>
        <w:t>结果</w:t>
      </w:r>
      <w:r w:rsidR="002C183D" w:rsidRPr="00967208">
        <w:rPr>
          <w:rFonts w:ascii="华文中宋" w:eastAsia="华文中宋" w:hAnsi="华文中宋"/>
          <w:b/>
          <w:color w:val="000000" w:themeColor="text1"/>
          <w:sz w:val="24"/>
          <w:szCs w:val="21"/>
          <w:lang w:eastAsia="zh-CN"/>
        </w:rPr>
        <w:t>分析</w:t>
      </w:r>
      <w:commentRangeEnd w:id="114"/>
      <w:r w:rsidR="00002B40">
        <w:rPr>
          <w:rStyle w:val="a7"/>
          <w:rFonts w:asciiTheme="minorHAnsi" w:eastAsiaTheme="minorEastAsia" w:hAnsiTheme="minorHAnsi" w:cstheme="minorBidi"/>
          <w:color w:val="auto"/>
        </w:rPr>
        <w:commentReference w:id="114"/>
      </w:r>
    </w:p>
    <w:p w14:paraId="1670CD42" w14:textId="7E3A7202" w:rsidR="008348EF" w:rsidRPr="00E24162" w:rsidRDefault="008348EF" w:rsidP="00EC79A8">
      <w:pPr>
        <w:pStyle w:val="a4"/>
        <w:keepNext/>
        <w:keepLines/>
        <w:widowControl w:val="0"/>
        <w:numPr>
          <w:ilvl w:val="0"/>
          <w:numId w:val="6"/>
        </w:numPr>
        <w:tabs>
          <w:tab w:val="left" w:pos="0"/>
        </w:tabs>
        <w:overflowPunct w:val="0"/>
        <w:autoSpaceDE w:val="0"/>
        <w:autoSpaceDN w:val="0"/>
        <w:adjustRightInd w:val="0"/>
        <w:spacing w:line="320" w:lineRule="exact"/>
        <w:textAlignment w:val="baseline"/>
        <w:outlineLvl w:val="1"/>
        <w:rPr>
          <w:rFonts w:ascii="宋体" w:eastAsia="宋体" w:hAnsi="宋体" w:cs="宋体"/>
          <w:b/>
          <w:sz w:val="20"/>
          <w:szCs w:val="21"/>
          <w:lang w:eastAsia="zh-CN"/>
        </w:rPr>
      </w:pPr>
      <w:r w:rsidRPr="00B22460">
        <w:rPr>
          <w:rFonts w:ascii="华文中宋" w:eastAsia="华文中宋" w:hAnsi="华文中宋" w:cs="宋体" w:hint="eastAsia"/>
          <w:b/>
          <w:sz w:val="21"/>
          <w:szCs w:val="21"/>
          <w:lang w:eastAsia="zh-CN"/>
        </w:rPr>
        <w:t>实验配置</w:t>
      </w:r>
    </w:p>
    <w:p w14:paraId="4FC59B5C" w14:textId="3E070C32" w:rsidR="00E24162" w:rsidRPr="00E24162" w:rsidRDefault="00E24162" w:rsidP="00E24162">
      <w:pPr>
        <w:pStyle w:val="a4"/>
        <w:keepNext/>
        <w:keepLines/>
        <w:widowControl w:val="0"/>
        <w:numPr>
          <w:ilvl w:val="0"/>
          <w:numId w:val="11"/>
        </w:numPr>
        <w:tabs>
          <w:tab w:val="left" w:pos="0"/>
        </w:tabs>
        <w:overflowPunct w:val="0"/>
        <w:autoSpaceDE w:val="0"/>
        <w:autoSpaceDN w:val="0"/>
        <w:adjustRightInd w:val="0"/>
        <w:spacing w:line="320" w:lineRule="exact"/>
        <w:textAlignment w:val="baseline"/>
        <w:outlineLvl w:val="1"/>
        <w:rPr>
          <w:rFonts w:ascii="宋体" w:eastAsia="宋体" w:hAnsi="宋体" w:cs="宋体"/>
          <w:b/>
          <w:sz w:val="20"/>
          <w:szCs w:val="21"/>
          <w:lang w:eastAsia="zh-CN"/>
        </w:rPr>
      </w:pPr>
      <w:r>
        <w:rPr>
          <w:rFonts w:ascii="宋体" w:eastAsia="宋体" w:hAnsi="宋体" w:cs="宋体" w:hint="eastAsia"/>
          <w:b/>
          <w:sz w:val="20"/>
          <w:szCs w:val="21"/>
          <w:lang w:eastAsia="zh-CN"/>
        </w:rPr>
        <w:t>实验环境</w:t>
      </w:r>
    </w:p>
    <w:p w14:paraId="72D8C913" w14:textId="1201B381" w:rsidR="00790B00" w:rsidRDefault="00790B00" w:rsidP="003720CD">
      <w:pPr>
        <w:spacing w:line="340" w:lineRule="atLeast"/>
        <w:ind w:firstLine="360"/>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支持</w:t>
      </w:r>
      <w:r w:rsidR="001319E5" w:rsidRPr="00826B52">
        <w:rPr>
          <w:rFonts w:ascii="华文中宋" w:eastAsia="华文中宋" w:hAnsi="华文中宋" w:cs="宋体"/>
          <w:sz w:val="21"/>
          <w:szCs w:val="21"/>
          <w:lang w:eastAsia="zh-CN"/>
        </w:rPr>
        <w:t>模拟器</w:t>
      </w:r>
      <w:r w:rsidR="00E24162">
        <w:rPr>
          <w:rFonts w:ascii="华文中宋" w:eastAsia="华文中宋" w:hAnsi="华文中宋" w:cs="宋体"/>
          <w:sz w:val="21"/>
          <w:szCs w:val="21"/>
          <w:lang w:eastAsia="zh-CN"/>
        </w:rPr>
        <w:t>运行的</w:t>
      </w:r>
      <w:r w:rsidR="00625676">
        <w:rPr>
          <w:rFonts w:ascii="华文中宋" w:eastAsia="华文中宋" w:hAnsi="华文中宋" w:cs="宋体" w:hint="eastAsia"/>
          <w:sz w:val="21"/>
          <w:szCs w:val="21"/>
          <w:lang w:eastAsia="zh-CN"/>
        </w:rPr>
        <w:t>软硬件</w:t>
      </w:r>
      <w:r w:rsidR="00E24162">
        <w:rPr>
          <w:rFonts w:ascii="华文中宋" w:eastAsia="华文中宋" w:hAnsi="华文中宋" w:cs="宋体" w:hint="eastAsia"/>
          <w:sz w:val="21"/>
          <w:szCs w:val="21"/>
          <w:lang w:eastAsia="zh-CN"/>
        </w:rPr>
        <w:t>环境</w:t>
      </w:r>
      <w:r w:rsidRPr="00826B52">
        <w:rPr>
          <w:rFonts w:ascii="华文中宋" w:eastAsia="华文中宋" w:hAnsi="华文中宋" w:cs="宋体"/>
          <w:sz w:val="21"/>
          <w:szCs w:val="21"/>
          <w:lang w:eastAsia="zh-CN"/>
        </w:rPr>
        <w:t>如</w:t>
      </w:r>
      <w:r w:rsidR="00401013" w:rsidRPr="00826B52">
        <w:rPr>
          <w:rFonts w:ascii="华文中宋" w:eastAsia="华文中宋" w:hAnsi="华文中宋" w:cs="宋体"/>
          <w:sz w:val="21"/>
          <w:szCs w:val="21"/>
          <w:lang w:eastAsia="zh-CN"/>
        </w:rPr>
        <w:fldChar w:fldCharType="begin"/>
      </w:r>
      <w:r w:rsidR="00401013" w:rsidRPr="00826B52">
        <w:rPr>
          <w:rFonts w:ascii="华文中宋" w:eastAsia="华文中宋" w:hAnsi="华文中宋" w:cs="宋体"/>
          <w:sz w:val="21"/>
          <w:szCs w:val="21"/>
          <w:lang w:eastAsia="zh-CN"/>
        </w:rPr>
        <w:instrText xml:space="preserve"> REF _Ref444520908 \h  \* MERGEFORMAT </w:instrText>
      </w:r>
      <w:r w:rsidR="00401013" w:rsidRPr="00826B52">
        <w:rPr>
          <w:rFonts w:ascii="华文中宋" w:eastAsia="华文中宋" w:hAnsi="华文中宋" w:cs="宋体"/>
          <w:sz w:val="21"/>
          <w:szCs w:val="21"/>
          <w:lang w:eastAsia="zh-CN"/>
        </w:rPr>
      </w:r>
      <w:r w:rsidR="00401013" w:rsidRPr="00826B52">
        <w:rPr>
          <w:rFonts w:ascii="华文中宋" w:eastAsia="华文中宋" w:hAnsi="华文中宋" w:cs="宋体"/>
          <w:sz w:val="21"/>
          <w:szCs w:val="21"/>
          <w:lang w:eastAsia="zh-CN"/>
        </w:rPr>
        <w:fldChar w:fldCharType="separate"/>
      </w:r>
      <w:r w:rsidR="00710AA6" w:rsidRPr="00710AA6">
        <w:rPr>
          <w:rFonts w:ascii="华文中宋" w:eastAsia="华文中宋" w:hAnsi="华文中宋" w:cs="宋体" w:hint="eastAsia"/>
          <w:sz w:val="21"/>
          <w:szCs w:val="21"/>
          <w:lang w:eastAsia="zh-CN"/>
        </w:rPr>
        <w:t xml:space="preserve">表 </w:t>
      </w:r>
      <w:r w:rsidR="00710AA6" w:rsidRPr="00710AA6">
        <w:rPr>
          <w:rFonts w:ascii="Times New Roman" w:eastAsia="华文中宋" w:hAnsi="Times New Roman" w:cs="Times New Roman"/>
          <w:sz w:val="21"/>
          <w:szCs w:val="21"/>
          <w:lang w:eastAsia="zh-CN"/>
        </w:rPr>
        <w:t>2</w:t>
      </w:r>
      <w:r w:rsidR="00401013" w:rsidRPr="00826B52">
        <w:rPr>
          <w:rFonts w:ascii="华文中宋" w:eastAsia="华文中宋" w:hAnsi="华文中宋" w:cs="宋体"/>
          <w:sz w:val="21"/>
          <w:szCs w:val="21"/>
          <w:lang w:eastAsia="zh-CN"/>
        </w:rPr>
        <w:fldChar w:fldCharType="end"/>
      </w:r>
      <w:r w:rsidRPr="00826B52">
        <w:rPr>
          <w:rFonts w:ascii="华文中宋" w:eastAsia="华文中宋" w:hAnsi="华文中宋" w:cs="宋体" w:hint="eastAsia"/>
          <w:sz w:val="21"/>
          <w:szCs w:val="21"/>
          <w:lang w:eastAsia="zh-CN"/>
        </w:rPr>
        <w:t>所示</w:t>
      </w:r>
      <w:r w:rsidRPr="00826B52">
        <w:rPr>
          <w:rFonts w:ascii="华文中宋" w:eastAsia="华文中宋" w:hAnsi="华文中宋" w:cs="宋体"/>
          <w:sz w:val="21"/>
          <w:szCs w:val="21"/>
          <w:lang w:eastAsia="zh-CN"/>
        </w:rPr>
        <w:t>。</w:t>
      </w:r>
    </w:p>
    <w:p w14:paraId="428AC0B4" w14:textId="77777777" w:rsidR="007C25E0" w:rsidRDefault="007C25E0" w:rsidP="003720CD">
      <w:pPr>
        <w:spacing w:line="340" w:lineRule="atLeast"/>
        <w:ind w:firstLine="360"/>
        <w:jc w:val="both"/>
        <w:rPr>
          <w:rFonts w:ascii="华文中宋" w:eastAsia="华文中宋" w:hAnsi="华文中宋" w:cs="宋体"/>
          <w:sz w:val="21"/>
          <w:szCs w:val="21"/>
          <w:lang w:eastAsia="zh-CN"/>
        </w:rPr>
      </w:pPr>
    </w:p>
    <w:p w14:paraId="600F81D8" w14:textId="77777777" w:rsidR="007C25E0" w:rsidRDefault="007C25E0" w:rsidP="003720CD">
      <w:pPr>
        <w:spacing w:line="340" w:lineRule="atLeast"/>
        <w:ind w:firstLine="360"/>
        <w:jc w:val="both"/>
        <w:rPr>
          <w:rFonts w:ascii="华文中宋" w:eastAsia="华文中宋" w:hAnsi="华文中宋" w:cs="宋体"/>
          <w:sz w:val="21"/>
          <w:szCs w:val="21"/>
          <w:lang w:eastAsia="zh-CN"/>
        </w:rPr>
      </w:pPr>
    </w:p>
    <w:p w14:paraId="4DF52E1C" w14:textId="77777777" w:rsidR="007C25E0" w:rsidRPr="00826B52" w:rsidRDefault="007C25E0" w:rsidP="003720CD">
      <w:pPr>
        <w:spacing w:line="340" w:lineRule="atLeast"/>
        <w:ind w:firstLine="360"/>
        <w:jc w:val="both"/>
        <w:rPr>
          <w:rFonts w:ascii="华文中宋" w:eastAsia="华文中宋" w:hAnsi="华文中宋" w:cs="宋体"/>
          <w:sz w:val="21"/>
          <w:szCs w:val="21"/>
          <w:lang w:eastAsia="zh-CN"/>
        </w:rPr>
      </w:pPr>
    </w:p>
    <w:p w14:paraId="53A0DAEE" w14:textId="10C845A4" w:rsidR="005B02F3" w:rsidRPr="002B766A" w:rsidRDefault="005B02F3" w:rsidP="005B02F3">
      <w:pPr>
        <w:pStyle w:val="af6"/>
        <w:keepNext/>
        <w:spacing w:before="80" w:after="80"/>
        <w:jc w:val="center"/>
        <w:rPr>
          <w:rFonts w:ascii="华文中宋" w:eastAsia="华文中宋" w:hAnsi="华文中宋"/>
          <w:b/>
          <w:i w:val="0"/>
          <w:color w:val="000000" w:themeColor="text1"/>
          <w:lang w:eastAsia="zh-CN"/>
        </w:rPr>
      </w:pPr>
      <w:bookmarkStart w:id="115" w:name="_Ref444520908"/>
      <w:r w:rsidRPr="002B766A">
        <w:rPr>
          <w:rFonts w:ascii="华文中宋" w:eastAsia="华文中宋" w:hAnsi="华文中宋" w:hint="eastAsia"/>
          <w:b/>
          <w:i w:val="0"/>
          <w:color w:val="000000" w:themeColor="text1"/>
          <w:lang w:eastAsia="zh-CN"/>
        </w:rPr>
        <w:t xml:space="preserve">表 </w:t>
      </w:r>
      <w:r w:rsidRPr="002B766A">
        <w:rPr>
          <w:rFonts w:ascii="华文中宋" w:eastAsia="华文中宋" w:hAnsi="华文中宋"/>
          <w:b/>
          <w:i w:val="0"/>
          <w:color w:val="000000" w:themeColor="text1"/>
          <w:lang w:eastAsia="zh-CN"/>
        </w:rPr>
        <w:fldChar w:fldCharType="begin"/>
      </w:r>
      <w:r w:rsidRPr="002B766A">
        <w:rPr>
          <w:rFonts w:ascii="华文中宋" w:eastAsia="华文中宋" w:hAnsi="华文中宋"/>
          <w:b/>
          <w:i w:val="0"/>
          <w:color w:val="000000" w:themeColor="text1"/>
          <w:lang w:eastAsia="zh-CN"/>
        </w:rPr>
        <w:instrText xml:space="preserve"> </w:instrText>
      </w:r>
      <w:r w:rsidRPr="002B766A">
        <w:rPr>
          <w:rFonts w:ascii="华文中宋" w:eastAsia="华文中宋" w:hAnsi="华文中宋" w:hint="eastAsia"/>
          <w:b/>
          <w:i w:val="0"/>
          <w:color w:val="000000" w:themeColor="text1"/>
          <w:lang w:eastAsia="zh-CN"/>
        </w:rPr>
        <w:instrText>SEQ 表 \* ARABIC</w:instrText>
      </w:r>
      <w:r w:rsidRPr="002B766A">
        <w:rPr>
          <w:rFonts w:ascii="华文中宋" w:eastAsia="华文中宋" w:hAnsi="华文中宋"/>
          <w:b/>
          <w:i w:val="0"/>
          <w:color w:val="000000" w:themeColor="text1"/>
          <w:lang w:eastAsia="zh-CN"/>
        </w:rPr>
        <w:instrText xml:space="preserve"> </w:instrText>
      </w:r>
      <w:r w:rsidRPr="002B766A">
        <w:rPr>
          <w:rFonts w:ascii="华文中宋" w:eastAsia="华文中宋" w:hAnsi="华文中宋"/>
          <w:b/>
          <w:i w:val="0"/>
          <w:color w:val="000000" w:themeColor="text1"/>
          <w:lang w:eastAsia="zh-CN"/>
        </w:rPr>
        <w:fldChar w:fldCharType="separate"/>
      </w:r>
      <w:r w:rsidR="00710AA6" w:rsidRPr="002B766A">
        <w:rPr>
          <w:rFonts w:ascii="华文中宋" w:eastAsia="华文中宋" w:hAnsi="华文中宋"/>
          <w:b/>
          <w:i w:val="0"/>
          <w:noProof/>
          <w:color w:val="000000" w:themeColor="text1"/>
          <w:lang w:eastAsia="zh-CN"/>
        </w:rPr>
        <w:t>2</w:t>
      </w:r>
      <w:r w:rsidRPr="002B766A">
        <w:rPr>
          <w:rFonts w:ascii="华文中宋" w:eastAsia="华文中宋" w:hAnsi="华文中宋"/>
          <w:b/>
          <w:i w:val="0"/>
          <w:color w:val="000000" w:themeColor="text1"/>
          <w:lang w:eastAsia="zh-CN"/>
        </w:rPr>
        <w:fldChar w:fldCharType="end"/>
      </w:r>
      <w:bookmarkEnd w:id="115"/>
      <w:r w:rsidRPr="002B766A">
        <w:rPr>
          <w:rFonts w:ascii="华文中宋" w:eastAsia="华文中宋" w:hAnsi="华文中宋"/>
          <w:b/>
          <w:i w:val="0"/>
          <w:color w:val="000000" w:themeColor="text1"/>
          <w:lang w:eastAsia="zh-CN"/>
        </w:rPr>
        <w:t xml:space="preserve"> </w:t>
      </w:r>
      <w:r w:rsidRPr="002B766A">
        <w:rPr>
          <w:rFonts w:ascii="华文中宋" w:eastAsia="华文中宋" w:hAnsi="华文中宋" w:hint="eastAsia"/>
          <w:b/>
          <w:i w:val="0"/>
          <w:color w:val="000000" w:themeColor="text1"/>
          <w:lang w:eastAsia="zh-CN"/>
        </w:rPr>
        <w:t>宿主服</w:t>
      </w:r>
      <w:r w:rsidRPr="002B766A">
        <w:rPr>
          <w:rFonts w:ascii="华文中宋" w:eastAsia="华文中宋" w:hAnsi="华文中宋" w:cs="宋体"/>
          <w:b/>
          <w:i w:val="0"/>
          <w:color w:val="000000" w:themeColor="text1"/>
          <w:lang w:eastAsia="zh-CN"/>
        </w:rPr>
        <w:t>务</w:t>
      </w:r>
      <w:r w:rsidRPr="002B766A">
        <w:rPr>
          <w:rFonts w:ascii="华文中宋" w:eastAsia="华文中宋" w:hAnsi="华文中宋" w:hint="eastAsia"/>
          <w:b/>
          <w:i w:val="0"/>
          <w:color w:val="000000" w:themeColor="text1"/>
          <w:lang w:eastAsia="zh-CN"/>
        </w:rPr>
        <w:t>器配置</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Change w:id="116" w:author="Shawn" w:date="2016-03-22T21:08:00Z">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PrChange>
      </w:tblPr>
      <w:tblGrid>
        <w:gridCol w:w="1951"/>
        <w:gridCol w:w="1848"/>
        <w:gridCol w:w="737"/>
        <w:tblGridChange w:id="117">
          <w:tblGrid>
            <w:gridCol w:w="3799"/>
            <w:gridCol w:w="737"/>
          </w:tblGrid>
        </w:tblGridChange>
      </w:tblGrid>
      <w:tr w:rsidR="008348EF" w:rsidRPr="00500E37" w14:paraId="40385C87" w14:textId="77777777" w:rsidTr="009C5603">
        <w:trPr>
          <w:trHeight w:val="193"/>
          <w:jc w:val="center"/>
          <w:trPrChange w:id="118" w:author="Shawn" w:date="2016-03-22T21:08:00Z">
            <w:trPr>
              <w:trHeight w:val="193"/>
              <w:jc w:val="center"/>
            </w:trPr>
          </w:trPrChange>
        </w:trPr>
        <w:tc>
          <w:tcPr>
            <w:tcW w:w="4536" w:type="dxa"/>
            <w:gridSpan w:val="3"/>
            <w:shd w:val="clear" w:color="auto" w:fill="auto"/>
            <w:vAlign w:val="center"/>
            <w:tcPrChange w:id="119" w:author="Shawn" w:date="2016-03-22T21:08:00Z">
              <w:tcPr>
                <w:tcW w:w="0" w:type="auto"/>
                <w:gridSpan w:val="2"/>
                <w:shd w:val="clear" w:color="auto" w:fill="auto"/>
                <w:vAlign w:val="center"/>
              </w:tcPr>
            </w:tcPrChange>
          </w:tcPr>
          <w:p w14:paraId="5AE5E2BD" w14:textId="77777777" w:rsidR="008348EF" w:rsidRPr="00500E37" w:rsidRDefault="008348EF" w:rsidP="000B6884">
            <w:pPr>
              <w:pStyle w:val="a3"/>
              <w:spacing w:line="240" w:lineRule="auto"/>
              <w:ind w:firstLine="0"/>
              <w:jc w:val="center"/>
              <w:rPr>
                <w:rFonts w:ascii="华文中宋" w:eastAsia="华文中宋" w:hAnsi="华文中宋"/>
                <w:b/>
                <w:sz w:val="15"/>
                <w:szCs w:val="15"/>
              </w:rPr>
            </w:pPr>
            <w:r w:rsidRPr="00500E37">
              <w:rPr>
                <w:rFonts w:ascii="华文中宋" w:eastAsia="华文中宋" w:hAnsi="华文中宋" w:hint="eastAsia"/>
                <w:b/>
                <w:sz w:val="15"/>
                <w:szCs w:val="15"/>
              </w:rPr>
              <w:t>软件平台</w:t>
            </w:r>
          </w:p>
        </w:tc>
      </w:tr>
      <w:tr w:rsidR="008348EF" w:rsidRPr="00500E37" w14:paraId="737EB7B6" w14:textId="77777777" w:rsidTr="009C5603">
        <w:trPr>
          <w:trHeight w:val="151"/>
          <w:jc w:val="center"/>
          <w:trPrChange w:id="120" w:author="Shawn" w:date="2016-03-22T21:08:00Z">
            <w:trPr>
              <w:trHeight w:val="151"/>
              <w:jc w:val="center"/>
            </w:trPr>
          </w:trPrChange>
        </w:trPr>
        <w:tc>
          <w:tcPr>
            <w:tcW w:w="1951" w:type="dxa"/>
            <w:shd w:val="clear" w:color="auto" w:fill="auto"/>
            <w:vAlign w:val="center"/>
            <w:tcPrChange w:id="121" w:author="Shawn" w:date="2016-03-22T21:08:00Z">
              <w:tcPr>
                <w:tcW w:w="0" w:type="auto"/>
                <w:shd w:val="clear" w:color="auto" w:fill="auto"/>
                <w:vAlign w:val="center"/>
              </w:tcPr>
            </w:tcPrChange>
          </w:tcPr>
          <w:p w14:paraId="4D428826" w14:textId="77777777" w:rsidR="008348EF" w:rsidRPr="00500E37" w:rsidRDefault="008348EF" w:rsidP="000B6884">
            <w:pPr>
              <w:pStyle w:val="a3"/>
              <w:spacing w:line="240" w:lineRule="auto"/>
              <w:ind w:firstLine="0"/>
              <w:jc w:val="center"/>
              <w:rPr>
                <w:rFonts w:ascii="华文中宋" w:eastAsia="华文中宋" w:hAnsi="华文中宋"/>
                <w:sz w:val="15"/>
              </w:rPr>
            </w:pPr>
            <w:r w:rsidRPr="00500E37">
              <w:rPr>
                <w:rFonts w:ascii="华文中宋" w:eastAsia="华文中宋" w:hAnsi="华文中宋" w:hint="eastAsia"/>
                <w:sz w:val="15"/>
              </w:rPr>
              <w:t>操作系统</w:t>
            </w:r>
          </w:p>
        </w:tc>
        <w:tc>
          <w:tcPr>
            <w:tcW w:w="2585" w:type="dxa"/>
            <w:gridSpan w:val="2"/>
            <w:shd w:val="clear" w:color="auto" w:fill="auto"/>
            <w:vAlign w:val="center"/>
            <w:tcPrChange w:id="122" w:author="Shawn" w:date="2016-03-22T21:08:00Z">
              <w:tcPr>
                <w:tcW w:w="0" w:type="auto"/>
                <w:shd w:val="clear" w:color="auto" w:fill="auto"/>
                <w:vAlign w:val="center"/>
              </w:tcPr>
            </w:tcPrChange>
          </w:tcPr>
          <w:p w14:paraId="0C6E033B" w14:textId="30C95538" w:rsidR="008348EF" w:rsidRPr="00500E37" w:rsidRDefault="008348EF" w:rsidP="000B6884">
            <w:pPr>
              <w:pStyle w:val="a3"/>
              <w:spacing w:line="240" w:lineRule="auto"/>
              <w:ind w:firstLine="0"/>
              <w:jc w:val="center"/>
              <w:rPr>
                <w:rFonts w:eastAsia="华文中宋"/>
                <w:sz w:val="15"/>
              </w:rPr>
            </w:pPr>
            <w:r w:rsidRPr="00500E37">
              <w:rPr>
                <w:rFonts w:eastAsia="华文中宋"/>
                <w:sz w:val="15"/>
              </w:rPr>
              <w:t>CentOS Linux release 7.0.1406 (Core)</w:t>
            </w:r>
          </w:p>
        </w:tc>
      </w:tr>
      <w:tr w:rsidR="008348EF" w:rsidRPr="00500E37" w14:paraId="24F17807" w14:textId="77777777" w:rsidTr="009C5603">
        <w:trPr>
          <w:trHeight w:val="237"/>
          <w:jc w:val="center"/>
          <w:trPrChange w:id="123" w:author="Shawn" w:date="2016-03-22T21:08:00Z">
            <w:trPr>
              <w:trHeight w:val="237"/>
              <w:jc w:val="center"/>
            </w:trPr>
          </w:trPrChange>
        </w:trPr>
        <w:tc>
          <w:tcPr>
            <w:tcW w:w="1951" w:type="dxa"/>
            <w:shd w:val="clear" w:color="auto" w:fill="auto"/>
            <w:vAlign w:val="center"/>
            <w:tcPrChange w:id="124" w:author="Shawn" w:date="2016-03-22T21:08:00Z">
              <w:tcPr>
                <w:tcW w:w="0" w:type="auto"/>
                <w:shd w:val="clear" w:color="auto" w:fill="auto"/>
                <w:vAlign w:val="center"/>
              </w:tcPr>
            </w:tcPrChange>
          </w:tcPr>
          <w:p w14:paraId="5F5AB3AE" w14:textId="77777777" w:rsidR="008348EF" w:rsidRPr="00500E37" w:rsidRDefault="008348EF" w:rsidP="000B6884">
            <w:pPr>
              <w:pStyle w:val="a3"/>
              <w:spacing w:line="240" w:lineRule="auto"/>
              <w:ind w:firstLine="0"/>
              <w:jc w:val="center"/>
              <w:rPr>
                <w:rFonts w:ascii="华文中宋" w:eastAsia="华文中宋" w:hAnsi="华文中宋"/>
                <w:sz w:val="15"/>
              </w:rPr>
            </w:pPr>
            <w:r w:rsidRPr="00500E37">
              <w:rPr>
                <w:rFonts w:ascii="华文中宋" w:eastAsia="华文中宋" w:hAnsi="华文中宋" w:hint="eastAsia"/>
                <w:sz w:val="15"/>
              </w:rPr>
              <w:t>编译器</w:t>
            </w:r>
          </w:p>
        </w:tc>
        <w:tc>
          <w:tcPr>
            <w:tcW w:w="2585" w:type="dxa"/>
            <w:gridSpan w:val="2"/>
            <w:shd w:val="clear" w:color="auto" w:fill="auto"/>
            <w:vAlign w:val="center"/>
            <w:tcPrChange w:id="125" w:author="Shawn" w:date="2016-03-22T21:08:00Z">
              <w:tcPr>
                <w:tcW w:w="0" w:type="auto"/>
                <w:shd w:val="clear" w:color="auto" w:fill="auto"/>
                <w:vAlign w:val="center"/>
              </w:tcPr>
            </w:tcPrChange>
          </w:tcPr>
          <w:p w14:paraId="35AC1013" w14:textId="79141B94" w:rsidR="008348EF" w:rsidRPr="00500E37" w:rsidRDefault="008348EF" w:rsidP="000B6884">
            <w:pPr>
              <w:pStyle w:val="a3"/>
              <w:spacing w:line="240" w:lineRule="auto"/>
              <w:ind w:firstLine="0"/>
              <w:jc w:val="center"/>
              <w:rPr>
                <w:rFonts w:ascii="华文中宋" w:eastAsia="华文中宋" w:hAnsi="华文中宋"/>
                <w:sz w:val="15"/>
              </w:rPr>
            </w:pPr>
            <w:r w:rsidRPr="00500E37">
              <w:rPr>
                <w:rFonts w:eastAsia="华文中宋" w:hint="eastAsia"/>
                <w:sz w:val="15"/>
              </w:rPr>
              <w:t>GCC 4.8.2</w:t>
            </w:r>
          </w:p>
        </w:tc>
      </w:tr>
      <w:tr w:rsidR="008348EF" w:rsidRPr="00500E37" w14:paraId="4D6753B0" w14:textId="77777777" w:rsidTr="009C5603">
        <w:trPr>
          <w:jc w:val="center"/>
          <w:trPrChange w:id="126" w:author="Shawn" w:date="2016-03-22T21:08:00Z">
            <w:trPr>
              <w:jc w:val="center"/>
            </w:trPr>
          </w:trPrChange>
        </w:trPr>
        <w:tc>
          <w:tcPr>
            <w:tcW w:w="4536" w:type="dxa"/>
            <w:gridSpan w:val="3"/>
            <w:shd w:val="clear" w:color="auto" w:fill="auto"/>
            <w:vAlign w:val="center"/>
            <w:tcPrChange w:id="127" w:author="Shawn" w:date="2016-03-22T21:08:00Z">
              <w:tcPr>
                <w:tcW w:w="0" w:type="auto"/>
                <w:gridSpan w:val="2"/>
                <w:shd w:val="clear" w:color="auto" w:fill="auto"/>
                <w:vAlign w:val="center"/>
              </w:tcPr>
            </w:tcPrChange>
          </w:tcPr>
          <w:p w14:paraId="5E967730" w14:textId="77777777" w:rsidR="008348EF" w:rsidRPr="00500E37" w:rsidRDefault="008348EF" w:rsidP="000B6884">
            <w:pPr>
              <w:pStyle w:val="a3"/>
              <w:spacing w:line="240" w:lineRule="auto"/>
              <w:ind w:firstLine="0"/>
              <w:jc w:val="center"/>
              <w:rPr>
                <w:rFonts w:ascii="华文中宋" w:eastAsia="华文中宋" w:hAnsi="华文中宋"/>
                <w:sz w:val="15"/>
              </w:rPr>
            </w:pPr>
            <w:r w:rsidRPr="00500E37">
              <w:rPr>
                <w:rFonts w:ascii="华文中宋" w:eastAsia="华文中宋" w:hAnsi="华文中宋" w:hint="eastAsia"/>
                <w:b/>
                <w:sz w:val="15"/>
                <w:szCs w:val="15"/>
              </w:rPr>
              <w:t>硬件平台</w:t>
            </w:r>
          </w:p>
        </w:tc>
      </w:tr>
      <w:tr w:rsidR="008348EF" w:rsidRPr="00500E37" w14:paraId="16FA2749" w14:textId="77777777" w:rsidTr="009C5603">
        <w:trPr>
          <w:jc w:val="center"/>
          <w:trPrChange w:id="128" w:author="Shawn" w:date="2016-03-22T21:08:00Z">
            <w:trPr>
              <w:jc w:val="center"/>
            </w:trPr>
          </w:trPrChange>
        </w:trPr>
        <w:tc>
          <w:tcPr>
            <w:tcW w:w="3799" w:type="dxa"/>
            <w:gridSpan w:val="2"/>
            <w:vMerge w:val="restart"/>
            <w:shd w:val="clear" w:color="auto" w:fill="auto"/>
            <w:vAlign w:val="center"/>
            <w:tcPrChange w:id="129" w:author="Shawn" w:date="2016-03-22T21:08:00Z">
              <w:tcPr>
                <w:tcW w:w="0" w:type="auto"/>
                <w:vMerge w:val="restart"/>
                <w:shd w:val="clear" w:color="auto" w:fill="auto"/>
                <w:vAlign w:val="center"/>
              </w:tcPr>
            </w:tcPrChange>
          </w:tcPr>
          <w:p w14:paraId="10026C52" w14:textId="77777777" w:rsidR="008348EF" w:rsidRPr="00500E37" w:rsidRDefault="008348EF" w:rsidP="00500E37">
            <w:pPr>
              <w:pStyle w:val="a3"/>
              <w:spacing w:line="240" w:lineRule="auto"/>
              <w:ind w:firstLine="0"/>
              <w:jc w:val="center"/>
              <w:rPr>
                <w:rFonts w:ascii="华文中宋" w:eastAsia="华文中宋" w:hAnsi="华文中宋"/>
                <w:sz w:val="15"/>
              </w:rPr>
            </w:pPr>
            <w:r w:rsidRPr="00500E37">
              <w:rPr>
                <w:rFonts w:eastAsia="华文中宋" w:hint="eastAsia"/>
                <w:sz w:val="15"/>
              </w:rPr>
              <w:t>CPU</w:t>
            </w:r>
          </w:p>
        </w:tc>
        <w:tc>
          <w:tcPr>
            <w:tcW w:w="737" w:type="dxa"/>
            <w:shd w:val="clear" w:color="auto" w:fill="auto"/>
            <w:vAlign w:val="center"/>
            <w:tcPrChange w:id="130" w:author="Shawn" w:date="2016-03-22T21:08:00Z">
              <w:tcPr>
                <w:tcW w:w="0" w:type="auto"/>
                <w:shd w:val="clear" w:color="auto" w:fill="auto"/>
                <w:vAlign w:val="center"/>
              </w:tcPr>
            </w:tcPrChange>
          </w:tcPr>
          <w:p w14:paraId="4802300C" w14:textId="77777777" w:rsidR="008348EF" w:rsidRPr="00500E37" w:rsidRDefault="008348EF" w:rsidP="000B6884">
            <w:pPr>
              <w:pStyle w:val="a3"/>
              <w:spacing w:line="140" w:lineRule="atLeast"/>
              <w:ind w:firstLine="0"/>
              <w:jc w:val="center"/>
              <w:rPr>
                <w:rFonts w:ascii="华文中宋" w:eastAsia="华文中宋" w:hAnsi="华文中宋"/>
                <w:sz w:val="15"/>
              </w:rPr>
            </w:pPr>
            <w:r w:rsidRPr="00500E37">
              <w:rPr>
                <w:rFonts w:ascii="华文中宋" w:eastAsia="华文中宋" w:hAnsi="华文中宋" w:hint="eastAsia"/>
                <w:sz w:val="15"/>
              </w:rPr>
              <w:t>4块</w:t>
            </w:r>
            <w:r w:rsidRPr="00500E37">
              <w:rPr>
                <w:rFonts w:eastAsia="华文中宋"/>
                <w:sz w:val="15"/>
              </w:rPr>
              <w:t>Quad-Core AMD Opteron™ Processor 8347 HE</w:t>
            </w:r>
          </w:p>
        </w:tc>
      </w:tr>
      <w:tr w:rsidR="008348EF" w:rsidRPr="00500E37" w14:paraId="4A67F0D4" w14:textId="77777777" w:rsidTr="009C5603">
        <w:trPr>
          <w:jc w:val="center"/>
          <w:trPrChange w:id="131" w:author="Shawn" w:date="2016-03-22T21:08:00Z">
            <w:trPr>
              <w:jc w:val="center"/>
            </w:trPr>
          </w:trPrChange>
        </w:trPr>
        <w:tc>
          <w:tcPr>
            <w:tcW w:w="3799" w:type="dxa"/>
            <w:gridSpan w:val="2"/>
            <w:vMerge/>
            <w:shd w:val="clear" w:color="auto" w:fill="auto"/>
            <w:vAlign w:val="center"/>
            <w:tcPrChange w:id="132" w:author="Shawn" w:date="2016-03-22T21:08:00Z">
              <w:tcPr>
                <w:tcW w:w="0" w:type="auto"/>
                <w:vMerge/>
                <w:shd w:val="clear" w:color="auto" w:fill="auto"/>
                <w:vAlign w:val="center"/>
              </w:tcPr>
            </w:tcPrChange>
          </w:tcPr>
          <w:p w14:paraId="15C1D6B7" w14:textId="77777777" w:rsidR="008348EF" w:rsidRPr="00500E37" w:rsidRDefault="008348EF" w:rsidP="000B6884">
            <w:pPr>
              <w:pStyle w:val="a3"/>
              <w:spacing w:line="240" w:lineRule="atLeast"/>
              <w:ind w:firstLine="0"/>
              <w:jc w:val="center"/>
              <w:rPr>
                <w:rFonts w:ascii="华文中宋" w:eastAsia="华文中宋" w:hAnsi="华文中宋"/>
                <w:sz w:val="15"/>
              </w:rPr>
            </w:pPr>
          </w:p>
        </w:tc>
        <w:tc>
          <w:tcPr>
            <w:tcW w:w="737" w:type="dxa"/>
            <w:shd w:val="clear" w:color="auto" w:fill="auto"/>
            <w:vAlign w:val="center"/>
            <w:tcPrChange w:id="133" w:author="Shawn" w:date="2016-03-22T21:08:00Z">
              <w:tcPr>
                <w:tcW w:w="0" w:type="auto"/>
                <w:shd w:val="clear" w:color="auto" w:fill="auto"/>
                <w:vAlign w:val="center"/>
              </w:tcPr>
            </w:tcPrChange>
          </w:tcPr>
          <w:p w14:paraId="4856F0FD" w14:textId="77777777" w:rsidR="008348EF" w:rsidRPr="00500E37" w:rsidRDefault="008348EF" w:rsidP="000B6884">
            <w:pPr>
              <w:pStyle w:val="a3"/>
              <w:spacing w:line="140" w:lineRule="atLeast"/>
              <w:ind w:firstLine="0"/>
              <w:jc w:val="center"/>
              <w:rPr>
                <w:rFonts w:ascii="华文中宋" w:eastAsia="华文中宋" w:hAnsi="华文中宋"/>
                <w:sz w:val="15"/>
              </w:rPr>
            </w:pPr>
            <w:r w:rsidRPr="00500E37">
              <w:rPr>
                <w:rFonts w:ascii="华文中宋" w:eastAsia="华文中宋" w:hAnsi="华文中宋" w:hint="eastAsia"/>
                <w:sz w:val="15"/>
              </w:rPr>
              <w:t>每块4核，共16个物理线程</w:t>
            </w:r>
          </w:p>
        </w:tc>
      </w:tr>
      <w:tr w:rsidR="008348EF" w:rsidRPr="00500E37" w14:paraId="6742C671" w14:textId="77777777" w:rsidTr="009C5603">
        <w:trPr>
          <w:trHeight w:val="454"/>
          <w:jc w:val="center"/>
          <w:trPrChange w:id="134" w:author="Shawn" w:date="2016-03-22T21:08:00Z">
            <w:trPr>
              <w:trHeight w:val="454"/>
              <w:jc w:val="center"/>
            </w:trPr>
          </w:trPrChange>
        </w:trPr>
        <w:tc>
          <w:tcPr>
            <w:tcW w:w="3799" w:type="dxa"/>
            <w:gridSpan w:val="2"/>
            <w:shd w:val="clear" w:color="auto" w:fill="auto"/>
            <w:vAlign w:val="center"/>
            <w:tcPrChange w:id="135" w:author="Shawn" w:date="2016-03-22T21:08:00Z">
              <w:tcPr>
                <w:tcW w:w="0" w:type="auto"/>
                <w:shd w:val="clear" w:color="auto" w:fill="auto"/>
                <w:vAlign w:val="center"/>
              </w:tcPr>
            </w:tcPrChange>
          </w:tcPr>
          <w:p w14:paraId="108EC378" w14:textId="77777777" w:rsidR="008348EF" w:rsidRPr="00500E37" w:rsidRDefault="008348EF" w:rsidP="00500E37">
            <w:pPr>
              <w:pStyle w:val="a3"/>
              <w:spacing w:line="240" w:lineRule="auto"/>
              <w:ind w:firstLine="0"/>
              <w:jc w:val="center"/>
              <w:rPr>
                <w:rFonts w:ascii="华文中宋" w:eastAsia="华文中宋" w:hAnsi="华文中宋"/>
                <w:sz w:val="15"/>
              </w:rPr>
            </w:pPr>
            <w:r w:rsidRPr="00500E37">
              <w:rPr>
                <w:rFonts w:eastAsia="华文中宋" w:hint="eastAsia"/>
                <w:sz w:val="15"/>
              </w:rPr>
              <w:t>L1 Cache</w:t>
            </w:r>
          </w:p>
        </w:tc>
        <w:tc>
          <w:tcPr>
            <w:tcW w:w="737" w:type="dxa"/>
            <w:shd w:val="clear" w:color="auto" w:fill="auto"/>
            <w:vAlign w:val="center"/>
            <w:tcPrChange w:id="136" w:author="Shawn" w:date="2016-03-22T21:08:00Z">
              <w:tcPr>
                <w:tcW w:w="0" w:type="auto"/>
                <w:shd w:val="clear" w:color="auto" w:fill="auto"/>
                <w:vAlign w:val="center"/>
              </w:tcPr>
            </w:tcPrChange>
          </w:tcPr>
          <w:p w14:paraId="4FED8CE3" w14:textId="77777777" w:rsidR="008348EF" w:rsidRPr="00500E37" w:rsidRDefault="008348EF" w:rsidP="000B6884">
            <w:pPr>
              <w:pStyle w:val="a3"/>
              <w:spacing w:line="140" w:lineRule="atLeast"/>
              <w:ind w:firstLine="0"/>
              <w:jc w:val="center"/>
              <w:rPr>
                <w:rFonts w:ascii="华文中宋" w:eastAsia="华文中宋" w:hAnsi="华文中宋"/>
                <w:sz w:val="15"/>
              </w:rPr>
            </w:pPr>
            <w:r w:rsidRPr="00500E37">
              <w:rPr>
                <w:rFonts w:ascii="华文中宋" w:eastAsia="华文中宋" w:hAnsi="华文中宋" w:hint="eastAsia"/>
                <w:sz w:val="15"/>
              </w:rPr>
              <w:t>私有，每个核有</w:t>
            </w:r>
            <w:r w:rsidRPr="00500E37">
              <w:rPr>
                <w:rFonts w:eastAsia="华文中宋" w:hint="eastAsia"/>
                <w:sz w:val="15"/>
              </w:rPr>
              <w:t>64KB I-Cache</w:t>
            </w:r>
            <w:r w:rsidRPr="00500E37">
              <w:rPr>
                <w:rFonts w:eastAsia="华文中宋" w:hint="eastAsia"/>
                <w:sz w:val="15"/>
              </w:rPr>
              <w:t>和</w:t>
            </w:r>
            <w:r w:rsidRPr="00500E37">
              <w:rPr>
                <w:rFonts w:eastAsia="华文中宋" w:hint="eastAsia"/>
                <w:sz w:val="15"/>
              </w:rPr>
              <w:t>64KB D-Cache</w:t>
            </w:r>
          </w:p>
        </w:tc>
      </w:tr>
      <w:tr w:rsidR="008348EF" w:rsidRPr="00500E37" w14:paraId="489C8FF9" w14:textId="77777777" w:rsidTr="009C5603">
        <w:trPr>
          <w:trHeight w:val="286"/>
          <w:jc w:val="center"/>
          <w:trPrChange w:id="137" w:author="Shawn" w:date="2016-03-22T21:08:00Z">
            <w:trPr>
              <w:trHeight w:val="286"/>
              <w:jc w:val="center"/>
            </w:trPr>
          </w:trPrChange>
        </w:trPr>
        <w:tc>
          <w:tcPr>
            <w:tcW w:w="3799" w:type="dxa"/>
            <w:gridSpan w:val="2"/>
            <w:shd w:val="clear" w:color="auto" w:fill="auto"/>
            <w:vAlign w:val="center"/>
            <w:tcPrChange w:id="138" w:author="Shawn" w:date="2016-03-22T21:08:00Z">
              <w:tcPr>
                <w:tcW w:w="0" w:type="auto"/>
                <w:shd w:val="clear" w:color="auto" w:fill="auto"/>
                <w:vAlign w:val="center"/>
              </w:tcPr>
            </w:tcPrChange>
          </w:tcPr>
          <w:p w14:paraId="07C3BF10" w14:textId="77777777" w:rsidR="008348EF" w:rsidRPr="00500E37" w:rsidRDefault="008348EF" w:rsidP="00500E37">
            <w:pPr>
              <w:pStyle w:val="a3"/>
              <w:spacing w:line="240" w:lineRule="auto"/>
              <w:ind w:firstLine="0"/>
              <w:jc w:val="center"/>
              <w:rPr>
                <w:rFonts w:ascii="华文中宋" w:eastAsia="华文中宋" w:hAnsi="华文中宋"/>
                <w:sz w:val="15"/>
              </w:rPr>
            </w:pPr>
            <w:commentRangeStart w:id="139"/>
            <w:r w:rsidRPr="00500E37">
              <w:rPr>
                <w:rFonts w:eastAsia="华文中宋" w:hint="eastAsia"/>
                <w:sz w:val="15"/>
              </w:rPr>
              <w:t>L2 Cache</w:t>
            </w:r>
          </w:p>
        </w:tc>
        <w:tc>
          <w:tcPr>
            <w:tcW w:w="737" w:type="dxa"/>
            <w:shd w:val="clear" w:color="auto" w:fill="auto"/>
            <w:vAlign w:val="center"/>
            <w:tcPrChange w:id="140" w:author="Shawn" w:date="2016-03-22T21:08:00Z">
              <w:tcPr>
                <w:tcW w:w="0" w:type="auto"/>
                <w:shd w:val="clear" w:color="auto" w:fill="auto"/>
                <w:vAlign w:val="center"/>
              </w:tcPr>
            </w:tcPrChange>
          </w:tcPr>
          <w:p w14:paraId="7B856C66" w14:textId="77777777" w:rsidR="008348EF" w:rsidRPr="00500E37" w:rsidRDefault="008348EF" w:rsidP="000B6884">
            <w:pPr>
              <w:pStyle w:val="a3"/>
              <w:spacing w:line="140" w:lineRule="atLeast"/>
              <w:ind w:firstLine="0"/>
              <w:jc w:val="center"/>
              <w:rPr>
                <w:rFonts w:ascii="华文中宋" w:eastAsia="华文中宋" w:hAnsi="华文中宋"/>
                <w:sz w:val="15"/>
              </w:rPr>
            </w:pPr>
            <w:r w:rsidRPr="00500E37">
              <w:rPr>
                <w:rFonts w:ascii="华文中宋" w:eastAsia="华文中宋" w:hAnsi="华文中宋" w:hint="eastAsia"/>
                <w:sz w:val="15"/>
              </w:rPr>
              <w:t>共享，每个</w:t>
            </w:r>
            <w:r w:rsidRPr="00500E37">
              <w:rPr>
                <w:rFonts w:eastAsia="华文中宋" w:hint="eastAsia"/>
                <w:sz w:val="15"/>
              </w:rPr>
              <w:t>CPU 512KB</w:t>
            </w:r>
            <w:r w:rsidRPr="00500E37">
              <w:rPr>
                <w:rFonts w:eastAsia="华文中宋" w:hint="eastAsia"/>
                <w:sz w:val="15"/>
              </w:rPr>
              <w:t>，</w:t>
            </w:r>
            <w:r w:rsidRPr="00500E37">
              <w:rPr>
                <w:rFonts w:ascii="华文中宋" w:eastAsia="华文中宋" w:hAnsi="华文中宋" w:hint="eastAsia"/>
                <w:sz w:val="15"/>
              </w:rPr>
              <w:t>共</w:t>
            </w:r>
            <w:r w:rsidRPr="00500E37">
              <w:rPr>
                <w:rFonts w:eastAsia="华文中宋" w:hint="eastAsia"/>
                <w:sz w:val="15"/>
              </w:rPr>
              <w:t>2MB</w:t>
            </w:r>
            <w:commentRangeEnd w:id="139"/>
            <w:r w:rsidR="009C5603">
              <w:rPr>
                <w:rStyle w:val="a7"/>
                <w:rFonts w:asciiTheme="minorHAnsi" w:eastAsiaTheme="minorEastAsia" w:hAnsiTheme="minorHAnsi" w:cstheme="minorBidi"/>
                <w:kern w:val="0"/>
                <w:lang w:eastAsia="en-US"/>
              </w:rPr>
              <w:commentReference w:id="139"/>
            </w:r>
          </w:p>
        </w:tc>
      </w:tr>
      <w:commentRangeStart w:id="141"/>
      <w:tr w:rsidR="008348EF" w:rsidRPr="00500E37" w14:paraId="2AEB06AB" w14:textId="77777777" w:rsidTr="009C5603">
        <w:trPr>
          <w:trHeight w:val="223"/>
          <w:jc w:val="center"/>
          <w:trPrChange w:id="142" w:author="Shawn" w:date="2016-03-22T21:08:00Z">
            <w:trPr>
              <w:trHeight w:val="223"/>
              <w:jc w:val="center"/>
            </w:trPr>
          </w:trPrChange>
        </w:trPr>
        <w:tc>
          <w:tcPr>
            <w:tcW w:w="3799" w:type="dxa"/>
            <w:gridSpan w:val="2"/>
            <w:shd w:val="clear" w:color="auto" w:fill="auto"/>
            <w:vAlign w:val="center"/>
            <w:tcPrChange w:id="143" w:author="Shawn" w:date="2016-03-22T21:08:00Z">
              <w:tcPr>
                <w:tcW w:w="0" w:type="auto"/>
                <w:shd w:val="clear" w:color="auto" w:fill="auto"/>
                <w:vAlign w:val="center"/>
              </w:tcPr>
            </w:tcPrChange>
          </w:tcPr>
          <w:p w14:paraId="394C144E" w14:textId="251535F2" w:rsidR="008348EF" w:rsidRPr="00500E37" w:rsidRDefault="00FA617B" w:rsidP="00500E37">
            <w:pPr>
              <w:pStyle w:val="a3"/>
              <w:spacing w:line="240" w:lineRule="auto"/>
              <w:ind w:firstLine="0"/>
              <w:jc w:val="center"/>
              <w:rPr>
                <w:rFonts w:ascii="华文中宋" w:eastAsia="华文中宋" w:hAnsi="华文中宋"/>
                <w:sz w:val="15"/>
              </w:rPr>
            </w:pPr>
            <w:r>
              <w:rPr>
                <w:rFonts w:ascii="宋体" w:hAnsi="宋体" w:cs="宋体" w:hint="eastAsia"/>
                <w:b/>
                <w:noProof/>
                <w:sz w:val="20"/>
                <w:szCs w:val="21"/>
              </w:rPr>
              <mc:AlternateContent>
                <mc:Choice Requires="wpg">
                  <w:drawing>
                    <wp:anchor distT="0" distB="0" distL="114300" distR="114300" simplePos="0" relativeHeight="251662336" behindDoc="0" locked="0" layoutInCell="1" allowOverlap="1" wp14:anchorId="4BFEC7C6" wp14:editId="14D51DC8">
                      <wp:simplePos x="0" y="0"/>
                      <wp:positionH relativeFrom="column">
                        <wp:posOffset>-436880</wp:posOffset>
                      </wp:positionH>
                      <wp:positionV relativeFrom="paragraph">
                        <wp:posOffset>90170</wp:posOffset>
                      </wp:positionV>
                      <wp:extent cx="2908300" cy="2302510"/>
                      <wp:effectExtent l="0" t="0" r="6350" b="2540"/>
                      <wp:wrapThrough wrapText="bothSides">
                        <wp:wrapPolygon edited="0">
                          <wp:start x="2122" y="715"/>
                          <wp:lineTo x="1839" y="1608"/>
                          <wp:lineTo x="1981" y="3395"/>
                          <wp:lineTo x="3254" y="3932"/>
                          <wp:lineTo x="2122" y="5183"/>
                          <wp:lineTo x="1839" y="5719"/>
                          <wp:lineTo x="1839" y="9650"/>
                          <wp:lineTo x="566" y="10544"/>
                          <wp:lineTo x="707" y="11080"/>
                          <wp:lineTo x="3396" y="12510"/>
                          <wp:lineTo x="2122" y="13939"/>
                          <wp:lineTo x="1839" y="14475"/>
                          <wp:lineTo x="1839" y="16263"/>
                          <wp:lineTo x="8206" y="18228"/>
                          <wp:lineTo x="849" y="18586"/>
                          <wp:lineTo x="283" y="18764"/>
                          <wp:lineTo x="283" y="21445"/>
                          <wp:lineTo x="21506" y="21445"/>
                          <wp:lineTo x="21506" y="18586"/>
                          <wp:lineTo x="13158" y="18228"/>
                          <wp:lineTo x="18676" y="16263"/>
                          <wp:lineTo x="18534" y="15369"/>
                          <wp:lineTo x="20232" y="14297"/>
                          <wp:lineTo x="20374" y="13582"/>
                          <wp:lineTo x="19100" y="12510"/>
                          <wp:lineTo x="19242" y="9650"/>
                          <wp:lineTo x="20657" y="9472"/>
                          <wp:lineTo x="20515" y="8935"/>
                          <wp:lineTo x="18534" y="6791"/>
                          <wp:lineTo x="20657" y="4646"/>
                          <wp:lineTo x="20798" y="4110"/>
                          <wp:lineTo x="19383" y="3932"/>
                          <wp:lineTo x="19666" y="1430"/>
                          <wp:lineTo x="17827" y="1072"/>
                          <wp:lineTo x="5518" y="715"/>
                          <wp:lineTo x="2122" y="715"/>
                        </wp:wrapPolygon>
                      </wp:wrapThrough>
                      <wp:docPr id="27" name="Group 27"/>
                      <wp:cNvGraphicFramePr/>
                      <a:graphic xmlns:a="http://schemas.openxmlformats.org/drawingml/2006/main">
                        <a:graphicData uri="http://schemas.microsoft.com/office/word/2010/wordprocessingGroup">
                          <wpg:wgp>
                            <wpg:cNvGrpSpPr/>
                            <wpg:grpSpPr>
                              <a:xfrm>
                                <a:off x="0" y="0"/>
                                <a:ext cx="2908300" cy="2302510"/>
                                <a:chOff x="0" y="0"/>
                                <a:chExt cx="2908710" cy="2302510"/>
                              </a:xfrm>
                            </wpg:grpSpPr>
                            <pic:pic xmlns:pic="http://schemas.openxmlformats.org/drawingml/2006/picture">
                              <pic:nvPicPr>
                                <pic:cNvPr id="22" name="Picture 22" descr="../../Desktop/组件纵向连接.pdf"/>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2195" cy="1840230"/>
                                </a:xfrm>
                                <a:prstGeom prst="rect">
                                  <a:avLst/>
                                </a:prstGeom>
                                <a:noFill/>
                                <a:ln>
                                  <a:noFill/>
                                </a:ln>
                              </pic:spPr>
                            </pic:pic>
                            <pic:pic xmlns:pic="http://schemas.openxmlformats.org/drawingml/2006/picture">
                              <pic:nvPicPr>
                                <pic:cNvPr id="24" name="Picture 24" descr="../../Desktop/mesh网络.pdf"/>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092200" y="0"/>
                                  <a:ext cx="1729740" cy="1837055"/>
                                </a:xfrm>
                                <a:prstGeom prst="rect">
                                  <a:avLst/>
                                </a:prstGeom>
                                <a:noFill/>
                                <a:ln>
                                  <a:noFill/>
                                </a:ln>
                              </pic:spPr>
                            </pic:pic>
                            <wps:wsp>
                              <wps:cNvPr id="26" name="Text Box 26"/>
                              <wps:cNvSpPr txBox="1"/>
                              <wps:spPr>
                                <a:xfrm>
                                  <a:off x="84660" y="2006600"/>
                                  <a:ext cx="2824050" cy="295910"/>
                                </a:xfrm>
                                <a:prstGeom prst="rect">
                                  <a:avLst/>
                                </a:prstGeom>
                                <a:solidFill>
                                  <a:prstClr val="white"/>
                                </a:solidFill>
                                <a:ln>
                                  <a:noFill/>
                                </a:ln>
                                <a:effectLst/>
                              </wps:spPr>
                              <wps:txbx>
                                <w:txbxContent>
                                  <w:p w14:paraId="6D6FDD75" w14:textId="593DFF00" w:rsidR="00952EB4" w:rsidRPr="002B766A" w:rsidRDefault="00952EB4" w:rsidP="0010678A">
                                    <w:pPr>
                                      <w:pStyle w:val="af6"/>
                                      <w:jc w:val="center"/>
                                      <w:rPr>
                                        <w:rFonts w:ascii="华文中宋" w:eastAsia="华文中宋" w:hAnsi="华文中宋" w:cs="宋体"/>
                                        <w:b/>
                                        <w:i w:val="0"/>
                                        <w:noProof/>
                                        <w:color w:val="auto"/>
                                        <w:sz w:val="21"/>
                                        <w:szCs w:val="21"/>
                                        <w:lang w:eastAsia="zh-CN"/>
                                      </w:rPr>
                                    </w:pPr>
                                    <w:bookmarkStart w:id="144" w:name="_Ref444778750"/>
                                    <w:r w:rsidRPr="002B766A">
                                      <w:rPr>
                                        <w:rFonts w:ascii="华文中宋" w:eastAsia="华文中宋" w:hAnsi="华文中宋" w:cs="宋体"/>
                                        <w:b/>
                                        <w:i w:val="0"/>
                                        <w:color w:val="auto"/>
                                        <w:lang w:eastAsia="zh-CN"/>
                                      </w:rPr>
                                      <w:t>图</w:t>
                                    </w:r>
                                    <w:r w:rsidRPr="002B766A">
                                      <w:rPr>
                                        <w:rFonts w:ascii="华文中宋" w:eastAsia="华文中宋" w:hAnsi="华文中宋"/>
                                        <w:b/>
                                        <w:i w:val="0"/>
                                        <w:color w:val="auto"/>
                                        <w:lang w:eastAsia="zh-CN"/>
                                      </w:rPr>
                                      <w:t xml:space="preserve"> </w:t>
                                    </w:r>
                                    <w:r w:rsidRPr="002B766A">
                                      <w:rPr>
                                        <w:rFonts w:ascii="华文中宋" w:eastAsia="华文中宋" w:hAnsi="华文中宋"/>
                                        <w:b/>
                                        <w:i w:val="0"/>
                                        <w:color w:val="auto"/>
                                      </w:rPr>
                                      <w:fldChar w:fldCharType="begin"/>
                                    </w:r>
                                    <w:r w:rsidRPr="002B766A">
                                      <w:rPr>
                                        <w:rFonts w:ascii="华文中宋" w:eastAsia="华文中宋" w:hAnsi="华文中宋"/>
                                        <w:b/>
                                        <w:i w:val="0"/>
                                        <w:color w:val="auto"/>
                                        <w:lang w:eastAsia="zh-CN"/>
                                      </w:rPr>
                                      <w:instrText xml:space="preserve"> SEQ </w:instrText>
                                    </w:r>
                                    <w:r w:rsidRPr="002B766A">
                                      <w:rPr>
                                        <w:rFonts w:ascii="华文中宋" w:eastAsia="华文中宋" w:hAnsi="华文中宋" w:cs="宋体"/>
                                        <w:b/>
                                        <w:i w:val="0"/>
                                        <w:color w:val="auto"/>
                                        <w:lang w:eastAsia="zh-CN"/>
                                      </w:rPr>
                                      <w:instrText>图</w:instrText>
                                    </w:r>
                                    <w:r w:rsidRPr="002B766A">
                                      <w:rPr>
                                        <w:rFonts w:ascii="华文中宋" w:eastAsia="华文中宋" w:hAnsi="华文中宋"/>
                                        <w:b/>
                                        <w:i w:val="0"/>
                                        <w:color w:val="auto"/>
                                        <w:lang w:eastAsia="zh-CN"/>
                                      </w:rPr>
                                      <w:instrText xml:space="preserve"> \* ARABIC </w:instrText>
                                    </w:r>
                                    <w:r w:rsidRPr="002B766A">
                                      <w:rPr>
                                        <w:rFonts w:ascii="华文中宋" w:eastAsia="华文中宋" w:hAnsi="华文中宋"/>
                                        <w:b/>
                                        <w:i w:val="0"/>
                                        <w:color w:val="auto"/>
                                      </w:rPr>
                                      <w:fldChar w:fldCharType="separate"/>
                                    </w:r>
                                    <w:r w:rsidRPr="002B766A">
                                      <w:rPr>
                                        <w:rFonts w:ascii="华文中宋" w:eastAsia="华文中宋" w:hAnsi="华文中宋"/>
                                        <w:b/>
                                        <w:i w:val="0"/>
                                        <w:noProof/>
                                        <w:color w:val="auto"/>
                                        <w:lang w:eastAsia="zh-CN"/>
                                      </w:rPr>
                                      <w:t>5</w:t>
                                    </w:r>
                                    <w:r w:rsidRPr="002B766A">
                                      <w:rPr>
                                        <w:rFonts w:ascii="华文中宋" w:eastAsia="华文中宋" w:hAnsi="华文中宋"/>
                                        <w:b/>
                                        <w:i w:val="0"/>
                                        <w:color w:val="auto"/>
                                      </w:rPr>
                                      <w:fldChar w:fldCharType="end"/>
                                    </w:r>
                                    <w:bookmarkEnd w:id="144"/>
                                    <w:r w:rsidRPr="002B766A">
                                      <w:rPr>
                                        <w:rFonts w:ascii="华文中宋" w:eastAsia="华文中宋" w:hAnsi="华文中宋"/>
                                        <w:b/>
                                        <w:i w:val="0"/>
                                        <w:color w:val="auto"/>
                                        <w:lang w:eastAsia="zh-CN"/>
                                      </w:rPr>
                                      <w:t xml:space="preserve"> </w:t>
                                    </w:r>
                                    <w:r w:rsidRPr="002B766A">
                                      <w:rPr>
                                        <w:rFonts w:ascii="华文中宋" w:eastAsia="华文中宋" w:hAnsi="华文中宋" w:cs="宋体"/>
                                        <w:b/>
                                        <w:i w:val="0"/>
                                        <w:color w:val="auto"/>
                                        <w:lang w:eastAsia="zh-CN"/>
                                      </w:rPr>
                                      <w:t>组</w:t>
                                    </w:r>
                                    <w:r w:rsidRPr="002B766A">
                                      <w:rPr>
                                        <w:rFonts w:ascii="华文中宋" w:eastAsia="华文中宋" w:hAnsi="华文中宋"/>
                                        <w:b/>
                                        <w:i w:val="0"/>
                                        <w:color w:val="auto"/>
                                        <w:lang w:eastAsia="zh-CN"/>
                                      </w:rPr>
                                      <w:t>件</w:t>
                                    </w:r>
                                    <w:r w:rsidRPr="002B766A">
                                      <w:rPr>
                                        <w:rFonts w:ascii="华文中宋" w:eastAsia="华文中宋" w:hAnsi="华文中宋" w:cs="宋体"/>
                                        <w:b/>
                                        <w:i w:val="0"/>
                                        <w:color w:val="auto"/>
                                        <w:lang w:eastAsia="zh-CN"/>
                                      </w:rPr>
                                      <w:t>纵</w:t>
                                    </w:r>
                                    <w:r w:rsidRPr="002B766A">
                                      <w:rPr>
                                        <w:rFonts w:ascii="华文中宋" w:eastAsia="华文中宋" w:hAnsi="华文中宋"/>
                                        <w:b/>
                                        <w:i w:val="0"/>
                                        <w:color w:val="auto"/>
                                        <w:lang w:eastAsia="zh-CN"/>
                                      </w:rPr>
                                      <w:t>向</w:t>
                                    </w:r>
                                    <w:r w:rsidRPr="002B766A">
                                      <w:rPr>
                                        <w:rFonts w:ascii="华文中宋" w:eastAsia="华文中宋" w:hAnsi="华文中宋" w:cs="宋体"/>
                                        <w:b/>
                                        <w:i w:val="0"/>
                                        <w:color w:val="auto"/>
                                        <w:lang w:eastAsia="zh-CN"/>
                                      </w:rPr>
                                      <w:t>连</w:t>
                                    </w:r>
                                    <w:r w:rsidRPr="002B766A">
                                      <w:rPr>
                                        <w:rFonts w:ascii="华文中宋" w:eastAsia="华文中宋" w:hAnsi="华文中宋"/>
                                        <w:b/>
                                        <w:i w:val="0"/>
                                        <w:color w:val="auto"/>
                                        <w:lang w:eastAsia="zh-CN"/>
                                      </w:rPr>
                                      <w:t>接及</w:t>
                                    </w:r>
                                    <w:r w:rsidRPr="002B766A">
                                      <w:rPr>
                                        <w:rFonts w:ascii="华文中宋" w:eastAsia="华文中宋" w:hAnsi="华文中宋" w:hint="eastAsia"/>
                                        <w:b/>
                                        <w:i w:val="0"/>
                                        <w:color w:val="auto"/>
                                        <w:lang w:eastAsia="zh-CN"/>
                                      </w:rPr>
                                      <w:t>mesh</w:t>
                                    </w:r>
                                    <w:r w:rsidRPr="002B766A">
                                      <w:rPr>
                                        <w:rFonts w:ascii="华文中宋" w:eastAsia="华文中宋" w:hAnsi="华文中宋"/>
                                        <w:b/>
                                        <w:i w:val="0"/>
                                        <w:color w:val="auto"/>
                                        <w:lang w:eastAsia="zh-CN"/>
                                      </w:rPr>
                                      <w:t>网</w:t>
                                    </w:r>
                                    <w:r w:rsidRPr="002B766A">
                                      <w:rPr>
                                        <w:rFonts w:ascii="华文中宋" w:eastAsia="华文中宋" w:hAnsi="华文中宋" w:cs="宋体"/>
                                        <w:b/>
                                        <w:i w:val="0"/>
                                        <w:color w:val="auto"/>
                                        <w:lang w:eastAsia="zh-CN"/>
                                      </w:rPr>
                                      <w:t>络结</w:t>
                                    </w:r>
                                    <w:r w:rsidRPr="002B766A">
                                      <w:rPr>
                                        <w:rFonts w:ascii="华文中宋" w:eastAsia="华文中宋" w:hAnsi="华文中宋"/>
                                        <w:b/>
                                        <w:i w:val="0"/>
                                        <w:color w:val="auto"/>
                                        <w:lang w:eastAsia="zh-CN"/>
                                      </w:rPr>
                                      <w:t>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32" style="position:absolute;left:0;text-align:left;margin-left:-34.4pt;margin-top:7.1pt;width:229pt;height:181.3pt;z-index:251662336;mso-width-relative:margin;mso-height-relative:margin" coordsize="29087,2302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">
                      <v:shape id="Picture 22" o:spid="_x0000_s1033" type="#_x0000_t75" alt="../../Desktop/组件纵向连接.pdf" style="position:absolute;width:10521;height:18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pA1jEAAAA2wAAAA8AAABkcnMvZG93bnJldi54bWxEj0FrwkAUhO9C/8PyCr3ppjmIpm5CKRUV&#10;Txqh9vaafU1Cs2/T3a3Gf+8KQo/DzHzDLIrBdOJEzreWFTxPEhDEldUt1woO5XI8A+EDssbOMim4&#10;kIcifxgtMNP2zDs67UMtIoR9hgqaEPpMSl81ZNBPbE8cvW/rDIYoXS21w3OEm06mSTKVBluOCw32&#10;9NZQ9bP/M5Hyu8LyfbNqy8P887jcmq/jR++UenocXl9ABBrCf/jeXmsFaQq3L/EHy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pA1jEAAAA2wAAAA8AAAAAAAAAAAAAAAAA&#10;nwIAAGRycy9kb3ducmV2LnhtbFBLBQYAAAAABAAEAPcAAACQAwAAAAA=&#10;">
                        <v:imagedata r:id="rId24" o:title="组件纵向连接"/>
                        <v:path arrowok="t"/>
                      </v:shape>
                      <v:shape id="Picture 24" o:spid="_x0000_s1034" type="#_x0000_t75" alt="../../Desktop/mesh网络.pdf" style="position:absolute;left:10922;width:17297;height:18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96TEAAAA2wAAAA8AAABkcnMvZG93bnJldi54bWxEj1trwkAUhN+F/oflFHzTjRckTV2lqEHx&#10;rWmhr6fZk0ubPRuyq8Z/7wqCj8PMfMMs171pxJk6V1tWMBlHIIhzq2suFXx/paMYhPPIGhvLpOBK&#10;Dtarl8ESE20v/EnnzJciQNglqKDyvk2kdHlFBt3YtsTBK2xn0AfZlVJ3eAlw08hpFC2kwZrDQoUt&#10;bSrK/7OTUWCaePb781fIMi2y/dtxu0vjyU6p4Wv/8Q7CU++f4Uf7oBVM53D/En6AX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V/96TEAAAA2wAAAA8AAAAAAAAAAAAAAAAA&#10;nwIAAGRycy9kb3ducmV2LnhtbFBLBQYAAAAABAAEAPcAAACQAwAAAAA=&#10;">
                        <v:imagedata r:id="rId25" o:title="mesh网络"/>
                        <v:path arrowok="t"/>
                      </v:shape>
                      <v:shape id="Text Box 26" o:spid="_x0000_s1035" type="#_x0000_t202" style="position:absolute;left:846;top:20066;width:28241;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14:paraId="6D6FDD75" w14:textId="593DFF00" w:rsidR="00952EB4" w:rsidRPr="002B766A" w:rsidRDefault="00952EB4" w:rsidP="0010678A">
                              <w:pPr>
                                <w:pStyle w:val="af6"/>
                                <w:jc w:val="center"/>
                                <w:rPr>
                                  <w:rFonts w:ascii="华文中宋" w:eastAsia="华文中宋" w:hAnsi="华文中宋" w:cs="宋体"/>
                                  <w:b/>
                                  <w:i w:val="0"/>
                                  <w:noProof/>
                                  <w:color w:val="auto"/>
                                  <w:sz w:val="21"/>
                                  <w:szCs w:val="21"/>
                                  <w:lang w:eastAsia="zh-CN"/>
                                </w:rPr>
                              </w:pPr>
                              <w:bookmarkStart w:id="147" w:name="_Ref444778750"/>
                              <w:r w:rsidRPr="002B766A">
                                <w:rPr>
                                  <w:rFonts w:ascii="华文中宋" w:eastAsia="华文中宋" w:hAnsi="华文中宋" w:cs="宋体"/>
                                  <w:b/>
                                  <w:i w:val="0"/>
                                  <w:color w:val="auto"/>
                                  <w:lang w:eastAsia="zh-CN"/>
                                </w:rPr>
                                <w:t>图</w:t>
                              </w:r>
                              <w:r w:rsidRPr="002B766A">
                                <w:rPr>
                                  <w:rFonts w:ascii="华文中宋" w:eastAsia="华文中宋" w:hAnsi="华文中宋"/>
                                  <w:b/>
                                  <w:i w:val="0"/>
                                  <w:color w:val="auto"/>
                                  <w:lang w:eastAsia="zh-CN"/>
                                </w:rPr>
                                <w:t xml:space="preserve"> </w:t>
                              </w:r>
                              <w:r w:rsidRPr="002B766A">
                                <w:rPr>
                                  <w:rFonts w:ascii="华文中宋" w:eastAsia="华文中宋" w:hAnsi="华文中宋"/>
                                  <w:b/>
                                  <w:i w:val="0"/>
                                  <w:color w:val="auto"/>
                                </w:rPr>
                                <w:fldChar w:fldCharType="begin"/>
                              </w:r>
                              <w:r w:rsidRPr="002B766A">
                                <w:rPr>
                                  <w:rFonts w:ascii="华文中宋" w:eastAsia="华文中宋" w:hAnsi="华文中宋"/>
                                  <w:b/>
                                  <w:i w:val="0"/>
                                  <w:color w:val="auto"/>
                                  <w:lang w:eastAsia="zh-CN"/>
                                </w:rPr>
                                <w:instrText xml:space="preserve"> SEQ </w:instrText>
                              </w:r>
                              <w:r w:rsidRPr="002B766A">
                                <w:rPr>
                                  <w:rFonts w:ascii="华文中宋" w:eastAsia="华文中宋" w:hAnsi="华文中宋" w:cs="宋体"/>
                                  <w:b/>
                                  <w:i w:val="0"/>
                                  <w:color w:val="auto"/>
                                  <w:lang w:eastAsia="zh-CN"/>
                                </w:rPr>
                                <w:instrText>图</w:instrText>
                              </w:r>
                              <w:r w:rsidRPr="002B766A">
                                <w:rPr>
                                  <w:rFonts w:ascii="华文中宋" w:eastAsia="华文中宋" w:hAnsi="华文中宋"/>
                                  <w:b/>
                                  <w:i w:val="0"/>
                                  <w:color w:val="auto"/>
                                  <w:lang w:eastAsia="zh-CN"/>
                                </w:rPr>
                                <w:instrText xml:space="preserve"> \* ARABIC </w:instrText>
                              </w:r>
                              <w:r w:rsidRPr="002B766A">
                                <w:rPr>
                                  <w:rFonts w:ascii="华文中宋" w:eastAsia="华文中宋" w:hAnsi="华文中宋"/>
                                  <w:b/>
                                  <w:i w:val="0"/>
                                  <w:color w:val="auto"/>
                                </w:rPr>
                                <w:fldChar w:fldCharType="separate"/>
                              </w:r>
                              <w:r w:rsidRPr="002B766A">
                                <w:rPr>
                                  <w:rFonts w:ascii="华文中宋" w:eastAsia="华文中宋" w:hAnsi="华文中宋"/>
                                  <w:b/>
                                  <w:i w:val="0"/>
                                  <w:noProof/>
                                  <w:color w:val="auto"/>
                                  <w:lang w:eastAsia="zh-CN"/>
                                </w:rPr>
                                <w:t>5</w:t>
                              </w:r>
                              <w:r w:rsidRPr="002B766A">
                                <w:rPr>
                                  <w:rFonts w:ascii="华文中宋" w:eastAsia="华文中宋" w:hAnsi="华文中宋"/>
                                  <w:b/>
                                  <w:i w:val="0"/>
                                  <w:color w:val="auto"/>
                                </w:rPr>
                                <w:fldChar w:fldCharType="end"/>
                              </w:r>
                              <w:bookmarkEnd w:id="147"/>
                              <w:r w:rsidRPr="002B766A">
                                <w:rPr>
                                  <w:rFonts w:ascii="华文中宋" w:eastAsia="华文中宋" w:hAnsi="华文中宋"/>
                                  <w:b/>
                                  <w:i w:val="0"/>
                                  <w:color w:val="auto"/>
                                  <w:lang w:eastAsia="zh-CN"/>
                                </w:rPr>
                                <w:t xml:space="preserve"> </w:t>
                              </w:r>
                              <w:r w:rsidRPr="002B766A">
                                <w:rPr>
                                  <w:rFonts w:ascii="华文中宋" w:eastAsia="华文中宋" w:hAnsi="华文中宋" w:cs="宋体"/>
                                  <w:b/>
                                  <w:i w:val="0"/>
                                  <w:color w:val="auto"/>
                                  <w:lang w:eastAsia="zh-CN"/>
                                </w:rPr>
                                <w:t>组</w:t>
                              </w:r>
                              <w:r w:rsidRPr="002B766A">
                                <w:rPr>
                                  <w:rFonts w:ascii="华文中宋" w:eastAsia="华文中宋" w:hAnsi="华文中宋"/>
                                  <w:b/>
                                  <w:i w:val="0"/>
                                  <w:color w:val="auto"/>
                                  <w:lang w:eastAsia="zh-CN"/>
                                </w:rPr>
                                <w:t>件</w:t>
                              </w:r>
                              <w:r w:rsidRPr="002B766A">
                                <w:rPr>
                                  <w:rFonts w:ascii="华文中宋" w:eastAsia="华文中宋" w:hAnsi="华文中宋" w:cs="宋体"/>
                                  <w:b/>
                                  <w:i w:val="0"/>
                                  <w:color w:val="auto"/>
                                  <w:lang w:eastAsia="zh-CN"/>
                                </w:rPr>
                                <w:t>纵</w:t>
                              </w:r>
                              <w:r w:rsidRPr="002B766A">
                                <w:rPr>
                                  <w:rFonts w:ascii="华文中宋" w:eastAsia="华文中宋" w:hAnsi="华文中宋"/>
                                  <w:b/>
                                  <w:i w:val="0"/>
                                  <w:color w:val="auto"/>
                                  <w:lang w:eastAsia="zh-CN"/>
                                </w:rPr>
                                <w:t>向</w:t>
                              </w:r>
                              <w:r w:rsidRPr="002B766A">
                                <w:rPr>
                                  <w:rFonts w:ascii="华文中宋" w:eastAsia="华文中宋" w:hAnsi="华文中宋" w:cs="宋体"/>
                                  <w:b/>
                                  <w:i w:val="0"/>
                                  <w:color w:val="auto"/>
                                  <w:lang w:eastAsia="zh-CN"/>
                                </w:rPr>
                                <w:t>连</w:t>
                              </w:r>
                              <w:r w:rsidRPr="002B766A">
                                <w:rPr>
                                  <w:rFonts w:ascii="华文中宋" w:eastAsia="华文中宋" w:hAnsi="华文中宋"/>
                                  <w:b/>
                                  <w:i w:val="0"/>
                                  <w:color w:val="auto"/>
                                  <w:lang w:eastAsia="zh-CN"/>
                                </w:rPr>
                                <w:t>接及</w:t>
                              </w:r>
                              <w:r w:rsidRPr="002B766A">
                                <w:rPr>
                                  <w:rFonts w:ascii="华文中宋" w:eastAsia="华文中宋" w:hAnsi="华文中宋" w:hint="eastAsia"/>
                                  <w:b/>
                                  <w:i w:val="0"/>
                                  <w:color w:val="auto"/>
                                  <w:lang w:eastAsia="zh-CN"/>
                                </w:rPr>
                                <w:t>mesh</w:t>
                              </w:r>
                              <w:r w:rsidRPr="002B766A">
                                <w:rPr>
                                  <w:rFonts w:ascii="华文中宋" w:eastAsia="华文中宋" w:hAnsi="华文中宋"/>
                                  <w:b/>
                                  <w:i w:val="0"/>
                                  <w:color w:val="auto"/>
                                  <w:lang w:eastAsia="zh-CN"/>
                                </w:rPr>
                                <w:t>网</w:t>
                              </w:r>
                              <w:r w:rsidRPr="002B766A">
                                <w:rPr>
                                  <w:rFonts w:ascii="华文中宋" w:eastAsia="华文中宋" w:hAnsi="华文中宋" w:cs="宋体"/>
                                  <w:b/>
                                  <w:i w:val="0"/>
                                  <w:color w:val="auto"/>
                                  <w:lang w:eastAsia="zh-CN"/>
                                </w:rPr>
                                <w:t>络结</w:t>
                              </w:r>
                              <w:r w:rsidRPr="002B766A">
                                <w:rPr>
                                  <w:rFonts w:ascii="华文中宋" w:eastAsia="华文中宋" w:hAnsi="华文中宋"/>
                                  <w:b/>
                                  <w:i w:val="0"/>
                                  <w:color w:val="auto"/>
                                  <w:lang w:eastAsia="zh-CN"/>
                                </w:rPr>
                                <w:t>构</w:t>
                              </w:r>
                            </w:p>
                          </w:txbxContent>
                        </v:textbox>
                      </v:shape>
                      <w10:wrap type="through"/>
                    </v:group>
                  </w:pict>
                </mc:Fallback>
              </mc:AlternateContent>
            </w:r>
            <w:commentRangeEnd w:id="141"/>
            <w:r w:rsidR="009C5603">
              <w:rPr>
                <w:rStyle w:val="a7"/>
                <w:rFonts w:asciiTheme="minorHAnsi" w:eastAsiaTheme="minorEastAsia" w:hAnsiTheme="minorHAnsi" w:cstheme="minorBidi"/>
                <w:kern w:val="0"/>
                <w:lang w:eastAsia="en-US"/>
              </w:rPr>
              <w:commentReference w:id="141"/>
            </w:r>
            <w:r w:rsidR="008348EF" w:rsidRPr="00500E37">
              <w:rPr>
                <w:rFonts w:eastAsia="华文中宋" w:hint="eastAsia"/>
                <w:sz w:val="15"/>
              </w:rPr>
              <w:t>LLC</w:t>
            </w:r>
          </w:p>
        </w:tc>
        <w:tc>
          <w:tcPr>
            <w:tcW w:w="737" w:type="dxa"/>
            <w:shd w:val="clear" w:color="auto" w:fill="auto"/>
            <w:vAlign w:val="center"/>
            <w:tcPrChange w:id="145" w:author="Shawn" w:date="2016-03-22T21:08:00Z">
              <w:tcPr>
                <w:tcW w:w="0" w:type="auto"/>
                <w:shd w:val="clear" w:color="auto" w:fill="auto"/>
                <w:vAlign w:val="center"/>
              </w:tcPr>
            </w:tcPrChange>
          </w:tcPr>
          <w:p w14:paraId="36B3CDCD" w14:textId="77777777" w:rsidR="008348EF" w:rsidRPr="00500E37" w:rsidRDefault="008348EF" w:rsidP="000B6884">
            <w:pPr>
              <w:pStyle w:val="a3"/>
              <w:spacing w:line="140" w:lineRule="atLeast"/>
              <w:ind w:firstLine="0"/>
              <w:jc w:val="center"/>
              <w:rPr>
                <w:rFonts w:ascii="华文中宋" w:eastAsia="华文中宋" w:hAnsi="华文中宋"/>
                <w:sz w:val="15"/>
              </w:rPr>
            </w:pPr>
            <w:r w:rsidRPr="00500E37">
              <w:rPr>
                <w:rFonts w:ascii="华文中宋" w:eastAsia="华文中宋" w:hAnsi="华文中宋" w:hint="eastAsia"/>
                <w:sz w:val="15"/>
              </w:rPr>
              <w:t>共享，每个</w:t>
            </w:r>
            <w:r w:rsidRPr="00500E37">
              <w:rPr>
                <w:rFonts w:eastAsia="华文中宋" w:hint="eastAsia"/>
                <w:sz w:val="15"/>
              </w:rPr>
              <w:t>CPU 2MB</w:t>
            </w:r>
            <w:r w:rsidRPr="00500E37">
              <w:rPr>
                <w:rFonts w:eastAsia="华文中宋" w:hint="eastAsia"/>
                <w:sz w:val="15"/>
              </w:rPr>
              <w:t>，</w:t>
            </w:r>
            <w:r w:rsidRPr="00500E37">
              <w:rPr>
                <w:rFonts w:ascii="华文中宋" w:eastAsia="华文中宋" w:hAnsi="华文中宋" w:hint="eastAsia"/>
                <w:sz w:val="15"/>
              </w:rPr>
              <w:t>共</w:t>
            </w:r>
            <w:r w:rsidRPr="00500E37">
              <w:rPr>
                <w:rFonts w:eastAsia="华文中宋" w:hint="eastAsia"/>
                <w:sz w:val="15"/>
              </w:rPr>
              <w:t>8MB</w:t>
            </w:r>
          </w:p>
        </w:tc>
      </w:tr>
    </w:tbl>
    <w:p w14:paraId="65847E42" w14:textId="460220D2" w:rsidR="00E24162" w:rsidRPr="005A3916" w:rsidRDefault="00E24162" w:rsidP="005A3916">
      <w:pPr>
        <w:pStyle w:val="a4"/>
        <w:keepNext/>
        <w:keepLines/>
        <w:widowControl w:val="0"/>
        <w:numPr>
          <w:ilvl w:val="0"/>
          <w:numId w:val="11"/>
        </w:numPr>
        <w:tabs>
          <w:tab w:val="left" w:pos="0"/>
        </w:tabs>
        <w:overflowPunct w:val="0"/>
        <w:autoSpaceDE w:val="0"/>
        <w:autoSpaceDN w:val="0"/>
        <w:adjustRightInd w:val="0"/>
        <w:spacing w:line="320" w:lineRule="exact"/>
        <w:textAlignment w:val="baseline"/>
        <w:outlineLvl w:val="1"/>
        <w:rPr>
          <w:rFonts w:ascii="宋体" w:eastAsia="宋体" w:hAnsi="宋体" w:cs="宋体"/>
          <w:b/>
          <w:sz w:val="20"/>
          <w:szCs w:val="21"/>
          <w:lang w:eastAsia="zh-CN"/>
        </w:rPr>
      </w:pPr>
      <w:r w:rsidRPr="00E24162">
        <w:rPr>
          <w:rFonts w:ascii="宋体" w:eastAsia="宋体" w:hAnsi="宋体" w:cs="宋体"/>
          <w:b/>
          <w:sz w:val="20"/>
          <w:szCs w:val="21"/>
          <w:lang w:eastAsia="zh-CN"/>
        </w:rPr>
        <w:lastRenderedPageBreak/>
        <w:t>拓扑配置</w:t>
      </w:r>
    </w:p>
    <w:p w14:paraId="4B2B3B76" w14:textId="2581E6CD" w:rsidR="006D24D6" w:rsidRPr="004A4DA3" w:rsidRDefault="009229AB" w:rsidP="004A4DA3">
      <w:pPr>
        <w:keepNext/>
        <w:keepLines/>
        <w:widowControl w:val="0"/>
        <w:tabs>
          <w:tab w:val="left" w:pos="0"/>
        </w:tabs>
        <w:overflowPunct w:val="0"/>
        <w:autoSpaceDE w:val="0"/>
        <w:autoSpaceDN w:val="0"/>
        <w:adjustRightInd w:val="0"/>
        <w:spacing w:line="320" w:lineRule="exact"/>
        <w:jc w:val="both"/>
        <w:textAlignment w:val="baseline"/>
        <w:outlineLvl w:val="1"/>
        <w:rPr>
          <w:lang w:eastAsia="zh-CN"/>
        </w:rPr>
      </w:pPr>
      <w:r>
        <w:rPr>
          <w:rFonts w:ascii="华文中宋" w:eastAsia="华文中宋" w:hAnsi="华文中宋" w:cs="宋体"/>
          <w:sz w:val="21"/>
          <w:szCs w:val="21"/>
          <w:lang w:eastAsia="zh-CN"/>
        </w:rPr>
        <w:t xml:space="preserve">      </w:t>
      </w:r>
      <w:commentRangeStart w:id="146"/>
      <w:r w:rsidR="007C15DC" w:rsidRPr="007C15DC">
        <w:rPr>
          <w:rFonts w:ascii="华文中宋" w:eastAsia="华文中宋" w:hAnsi="华文中宋" w:cs="宋体" w:hint="eastAsia"/>
          <w:sz w:val="21"/>
          <w:szCs w:val="21"/>
          <w:lang w:eastAsia="zh-CN"/>
        </w:rPr>
        <w:t>实验</w:t>
      </w:r>
      <w:r>
        <w:rPr>
          <w:rFonts w:ascii="华文中宋" w:eastAsia="华文中宋" w:hAnsi="华文中宋" w:cs="宋体" w:hint="eastAsia"/>
          <w:sz w:val="21"/>
          <w:szCs w:val="21"/>
          <w:lang w:eastAsia="zh-CN"/>
        </w:rPr>
        <w:t>采用</w:t>
      </w:r>
      <w:r w:rsidR="00743543">
        <w:rPr>
          <w:rFonts w:ascii="华文中宋" w:eastAsia="华文中宋" w:hAnsi="华文中宋" w:cs="宋体"/>
          <w:sz w:val="21"/>
          <w:szCs w:val="21"/>
          <w:lang w:eastAsia="zh-CN"/>
        </w:rPr>
        <w:fldChar w:fldCharType="begin"/>
      </w:r>
      <w:r w:rsidR="00743543">
        <w:rPr>
          <w:rFonts w:ascii="华文中宋" w:eastAsia="华文中宋" w:hAnsi="华文中宋" w:cs="宋体"/>
          <w:sz w:val="21"/>
          <w:szCs w:val="21"/>
          <w:lang w:eastAsia="zh-CN"/>
        </w:rPr>
        <w:instrText xml:space="preserve"> </w:instrText>
      </w:r>
      <w:r w:rsidR="00743543">
        <w:rPr>
          <w:rFonts w:ascii="华文中宋" w:eastAsia="华文中宋" w:hAnsi="华文中宋" w:cs="宋体" w:hint="eastAsia"/>
          <w:sz w:val="21"/>
          <w:szCs w:val="21"/>
          <w:lang w:eastAsia="zh-CN"/>
        </w:rPr>
        <w:instrText>REF _Ref444778750 \h</w:instrText>
      </w:r>
      <w:r w:rsidR="00743543">
        <w:rPr>
          <w:rFonts w:ascii="华文中宋" w:eastAsia="华文中宋" w:hAnsi="华文中宋" w:cs="宋体"/>
          <w:sz w:val="21"/>
          <w:szCs w:val="21"/>
          <w:lang w:eastAsia="zh-CN"/>
        </w:rPr>
        <w:instrText xml:space="preserve">  \* MERGEFORMAT </w:instrText>
      </w:r>
      <w:r w:rsidR="00743543">
        <w:rPr>
          <w:rFonts w:ascii="华文中宋" w:eastAsia="华文中宋" w:hAnsi="华文中宋" w:cs="宋体"/>
          <w:sz w:val="21"/>
          <w:szCs w:val="21"/>
          <w:lang w:eastAsia="zh-CN"/>
        </w:rPr>
      </w:r>
      <w:r w:rsidR="00743543">
        <w:rPr>
          <w:rFonts w:ascii="华文中宋" w:eastAsia="华文中宋" w:hAnsi="华文中宋" w:cs="宋体"/>
          <w:sz w:val="21"/>
          <w:szCs w:val="21"/>
          <w:lang w:eastAsia="zh-CN"/>
        </w:rPr>
        <w:fldChar w:fldCharType="separate"/>
      </w:r>
      <w:r w:rsidR="00743543" w:rsidRPr="00743543">
        <w:rPr>
          <w:rFonts w:ascii="华文中宋" w:eastAsia="华文中宋" w:hAnsi="华文中宋" w:cs="宋体"/>
          <w:sz w:val="21"/>
          <w:szCs w:val="21"/>
          <w:lang w:eastAsia="zh-CN"/>
        </w:rPr>
        <w:t>图 5</w:t>
      </w:r>
      <w:r w:rsidR="00743543">
        <w:rPr>
          <w:rFonts w:ascii="华文中宋" w:eastAsia="华文中宋" w:hAnsi="华文中宋" w:cs="宋体"/>
          <w:sz w:val="21"/>
          <w:szCs w:val="21"/>
          <w:lang w:eastAsia="zh-CN"/>
        </w:rPr>
        <w:fldChar w:fldCharType="end"/>
      </w:r>
      <w:r w:rsidR="007C15DC" w:rsidRPr="007C15DC">
        <w:rPr>
          <w:rFonts w:ascii="华文中宋" w:eastAsia="华文中宋" w:hAnsi="华文中宋" w:cs="宋体" w:hint="eastAsia"/>
          <w:sz w:val="21"/>
          <w:szCs w:val="21"/>
          <w:lang w:eastAsia="zh-CN"/>
        </w:rPr>
        <w:t>所示</w:t>
      </w:r>
      <w:r>
        <w:rPr>
          <w:rFonts w:ascii="华文中宋" w:eastAsia="华文中宋" w:hAnsi="华文中宋" w:cs="宋体"/>
          <w:sz w:val="21"/>
          <w:szCs w:val="21"/>
          <w:lang w:eastAsia="zh-CN"/>
        </w:rPr>
        <w:t>的拓扑配置</w:t>
      </w:r>
      <w:commentRangeEnd w:id="146"/>
      <w:r w:rsidR="009C5603">
        <w:rPr>
          <w:rStyle w:val="a7"/>
        </w:rPr>
        <w:commentReference w:id="146"/>
      </w:r>
      <w:r w:rsidR="007C15DC" w:rsidRPr="007C15DC">
        <w:rPr>
          <w:rFonts w:ascii="华文中宋" w:eastAsia="华文中宋" w:hAnsi="华文中宋" w:cs="宋体"/>
          <w:sz w:val="21"/>
          <w:szCs w:val="21"/>
          <w:lang w:eastAsia="zh-CN"/>
        </w:rPr>
        <w:t>。</w:t>
      </w:r>
      <w:r w:rsidR="00743543">
        <w:rPr>
          <w:rFonts w:ascii="华文中宋" w:eastAsia="华文中宋" w:hAnsi="华文中宋" w:cs="宋体"/>
          <w:sz w:val="21"/>
          <w:szCs w:val="21"/>
          <w:lang w:eastAsia="zh-CN"/>
        </w:rPr>
        <w:fldChar w:fldCharType="begin"/>
      </w:r>
      <w:r w:rsidR="00743543">
        <w:rPr>
          <w:rFonts w:ascii="华文中宋" w:eastAsia="华文中宋" w:hAnsi="华文中宋" w:cs="宋体"/>
          <w:sz w:val="21"/>
          <w:szCs w:val="21"/>
          <w:lang w:eastAsia="zh-CN"/>
        </w:rPr>
        <w:instrText xml:space="preserve"> REF _Ref444778750 \h  \* MERGEFORMAT </w:instrText>
      </w:r>
      <w:r w:rsidR="00743543">
        <w:rPr>
          <w:rFonts w:ascii="华文中宋" w:eastAsia="华文中宋" w:hAnsi="华文中宋" w:cs="宋体"/>
          <w:sz w:val="21"/>
          <w:szCs w:val="21"/>
          <w:lang w:eastAsia="zh-CN"/>
        </w:rPr>
      </w:r>
      <w:r w:rsidR="00743543">
        <w:rPr>
          <w:rFonts w:ascii="华文中宋" w:eastAsia="华文中宋" w:hAnsi="华文中宋" w:cs="宋体"/>
          <w:sz w:val="21"/>
          <w:szCs w:val="21"/>
          <w:lang w:eastAsia="zh-CN"/>
        </w:rPr>
        <w:fldChar w:fldCharType="separate"/>
      </w:r>
      <w:r w:rsidR="00743543" w:rsidRPr="00743543">
        <w:rPr>
          <w:rFonts w:ascii="华文中宋" w:eastAsia="华文中宋" w:hAnsi="华文中宋" w:cs="宋体"/>
          <w:sz w:val="21"/>
          <w:szCs w:val="21"/>
          <w:lang w:eastAsia="zh-CN"/>
        </w:rPr>
        <w:t>图 5</w:t>
      </w:r>
      <w:r w:rsidR="00743543">
        <w:rPr>
          <w:rFonts w:ascii="华文中宋" w:eastAsia="华文中宋" w:hAnsi="华文中宋" w:cs="宋体"/>
          <w:sz w:val="21"/>
          <w:szCs w:val="21"/>
          <w:lang w:eastAsia="zh-CN"/>
        </w:rPr>
        <w:fldChar w:fldCharType="end"/>
      </w:r>
      <w:r w:rsidR="007C15DC" w:rsidRPr="007C15DC">
        <w:rPr>
          <w:rFonts w:ascii="华文中宋" w:eastAsia="华文中宋" w:hAnsi="华文中宋" w:cs="宋体" w:hint="eastAsia"/>
          <w:sz w:val="21"/>
          <w:szCs w:val="21"/>
          <w:lang w:eastAsia="zh-CN"/>
        </w:rPr>
        <w:t>左侧</w:t>
      </w:r>
      <w:r w:rsidR="007C15DC" w:rsidRPr="007C15DC">
        <w:rPr>
          <w:rFonts w:ascii="华文中宋" w:eastAsia="华文中宋" w:hAnsi="华文中宋" w:cs="宋体"/>
          <w:sz w:val="21"/>
          <w:szCs w:val="21"/>
          <w:lang w:eastAsia="zh-CN"/>
        </w:rPr>
        <w:t>展示了</w:t>
      </w:r>
      <w:r w:rsidR="007C15DC" w:rsidRPr="007C15DC">
        <w:rPr>
          <w:rFonts w:ascii="华文中宋" w:eastAsia="华文中宋" w:hAnsi="华文中宋" w:cs="宋体" w:hint="eastAsia"/>
          <w:sz w:val="21"/>
          <w:szCs w:val="21"/>
          <w:lang w:eastAsia="zh-CN"/>
        </w:rPr>
        <w:t>不同</w:t>
      </w:r>
      <w:r w:rsidR="007C15DC" w:rsidRPr="007C15DC">
        <w:rPr>
          <w:rFonts w:ascii="华文中宋" w:eastAsia="华文中宋" w:hAnsi="华文中宋" w:cs="宋体"/>
          <w:sz w:val="21"/>
          <w:szCs w:val="21"/>
          <w:lang w:eastAsia="zh-CN"/>
        </w:rPr>
        <w:t>类型组件之间的连接结构：</w:t>
      </w:r>
      <w:r w:rsidR="007C15DC" w:rsidRPr="007C15DC">
        <w:rPr>
          <w:rFonts w:ascii="华文中宋" w:eastAsia="华文中宋" w:hAnsi="华文中宋" w:cs="宋体" w:hint="eastAsia"/>
          <w:sz w:val="21"/>
          <w:szCs w:val="21"/>
          <w:lang w:eastAsia="zh-CN"/>
        </w:rPr>
        <w:t>以</w:t>
      </w:r>
      <w:r w:rsidR="007C15DC" w:rsidRPr="007C15DC">
        <w:rPr>
          <w:rFonts w:ascii="华文中宋" w:eastAsia="华文中宋" w:hAnsi="华文中宋" w:cs="宋体"/>
          <w:sz w:val="21"/>
          <w:szCs w:val="21"/>
          <w:lang w:eastAsia="zh-CN"/>
        </w:rPr>
        <w:t>router组件</w:t>
      </w:r>
      <w:r>
        <w:rPr>
          <w:rFonts w:ascii="华文中宋" w:eastAsia="华文中宋" w:hAnsi="华文中宋" w:cs="宋体" w:hint="eastAsia"/>
          <w:sz w:val="21"/>
          <w:szCs w:val="21"/>
          <w:lang w:eastAsia="zh-CN"/>
        </w:rPr>
        <w:t>为</w:t>
      </w:r>
      <w:r>
        <w:rPr>
          <w:rFonts w:ascii="华文中宋" w:eastAsia="华文中宋" w:hAnsi="华文中宋" w:cs="宋体"/>
          <w:sz w:val="21"/>
          <w:szCs w:val="21"/>
          <w:lang w:eastAsia="zh-CN"/>
        </w:rPr>
        <w:t>核心，</w:t>
      </w:r>
      <w:r>
        <w:rPr>
          <w:rFonts w:ascii="华文中宋" w:eastAsia="华文中宋" w:hAnsi="华文中宋" w:cs="宋体" w:hint="eastAsia"/>
          <w:sz w:val="21"/>
          <w:szCs w:val="21"/>
          <w:lang w:eastAsia="zh-CN"/>
        </w:rPr>
        <w:t>router</w:t>
      </w:r>
      <w:r>
        <w:rPr>
          <w:rFonts w:ascii="华文中宋" w:eastAsia="华文中宋" w:hAnsi="华文中宋" w:cs="宋体"/>
          <w:sz w:val="21"/>
          <w:szCs w:val="21"/>
          <w:lang w:eastAsia="zh-CN"/>
        </w:rPr>
        <w:t>组件</w:t>
      </w:r>
      <w:r>
        <w:rPr>
          <w:rFonts w:ascii="华文中宋" w:eastAsia="华文中宋" w:hAnsi="华文中宋" w:cs="宋体" w:hint="eastAsia"/>
          <w:sz w:val="21"/>
          <w:szCs w:val="21"/>
          <w:lang w:eastAsia="zh-CN"/>
        </w:rPr>
        <w:t>往上依次</w:t>
      </w:r>
      <w:r>
        <w:rPr>
          <w:rFonts w:ascii="华文中宋" w:eastAsia="华文中宋" w:hAnsi="华文中宋" w:cs="宋体"/>
          <w:sz w:val="21"/>
          <w:szCs w:val="21"/>
          <w:lang w:eastAsia="zh-CN"/>
        </w:rPr>
        <w:t>是cache组件和core组件，</w:t>
      </w:r>
      <w:r>
        <w:rPr>
          <w:rFonts w:ascii="华文中宋" w:eastAsia="华文中宋" w:hAnsi="华文中宋" w:cs="宋体" w:hint="eastAsia"/>
          <w:sz w:val="21"/>
          <w:szCs w:val="21"/>
          <w:lang w:eastAsia="zh-CN"/>
        </w:rPr>
        <w:t>下侧</w:t>
      </w:r>
      <w:r>
        <w:rPr>
          <w:rFonts w:ascii="华文中宋" w:eastAsia="华文中宋" w:hAnsi="华文中宋" w:cs="宋体"/>
          <w:sz w:val="21"/>
          <w:szCs w:val="21"/>
          <w:lang w:eastAsia="zh-CN"/>
        </w:rPr>
        <w:t>是memory组件。R</w:t>
      </w:r>
      <w:r>
        <w:rPr>
          <w:rFonts w:ascii="华文中宋" w:eastAsia="华文中宋" w:hAnsi="华文中宋" w:cs="宋体" w:hint="eastAsia"/>
          <w:sz w:val="21"/>
          <w:szCs w:val="21"/>
          <w:lang w:eastAsia="zh-CN"/>
        </w:rPr>
        <w:t>outer</w:t>
      </w:r>
      <w:r>
        <w:rPr>
          <w:rFonts w:ascii="华文中宋" w:eastAsia="华文中宋" w:hAnsi="华文中宋" w:cs="宋体"/>
          <w:sz w:val="21"/>
          <w:szCs w:val="21"/>
          <w:lang w:eastAsia="zh-CN"/>
        </w:rPr>
        <w:t>组件</w:t>
      </w:r>
      <w:r>
        <w:rPr>
          <w:rFonts w:ascii="华文中宋" w:eastAsia="华文中宋" w:hAnsi="华文中宋" w:cs="宋体" w:hint="eastAsia"/>
          <w:sz w:val="21"/>
          <w:szCs w:val="21"/>
          <w:lang w:eastAsia="zh-CN"/>
        </w:rPr>
        <w:t>还</w:t>
      </w:r>
      <w:r>
        <w:rPr>
          <w:rFonts w:ascii="华文中宋" w:eastAsia="华文中宋" w:hAnsi="华文中宋" w:cs="宋体"/>
          <w:sz w:val="21"/>
          <w:szCs w:val="21"/>
          <w:lang w:eastAsia="zh-CN"/>
        </w:rPr>
        <w:t>剩余左右两个端口，</w:t>
      </w:r>
      <w:r>
        <w:rPr>
          <w:rFonts w:ascii="华文中宋" w:eastAsia="华文中宋" w:hAnsi="华文中宋" w:cs="宋体" w:hint="eastAsia"/>
          <w:sz w:val="21"/>
          <w:szCs w:val="21"/>
          <w:lang w:eastAsia="zh-CN"/>
        </w:rPr>
        <w:t>用于</w:t>
      </w:r>
      <w:r>
        <w:rPr>
          <w:rFonts w:ascii="华文中宋" w:eastAsia="华文中宋" w:hAnsi="华文中宋" w:cs="宋体"/>
          <w:sz w:val="21"/>
          <w:szCs w:val="21"/>
          <w:lang w:eastAsia="zh-CN"/>
        </w:rPr>
        <w:t>与其他</w:t>
      </w:r>
      <w:r w:rsidR="005268F2">
        <w:rPr>
          <w:rFonts w:ascii="华文中宋" w:eastAsia="华文中宋" w:hAnsi="华文中宋" w:cs="宋体"/>
          <w:sz w:val="21"/>
          <w:szCs w:val="21"/>
          <w:lang w:eastAsia="zh-CN"/>
        </w:rPr>
        <w:t>router组件相连，</w:t>
      </w:r>
      <w:r w:rsidR="005268F2">
        <w:rPr>
          <w:rFonts w:ascii="华文中宋" w:eastAsia="华文中宋" w:hAnsi="华文中宋" w:cs="宋体" w:hint="eastAsia"/>
          <w:sz w:val="21"/>
          <w:szCs w:val="21"/>
          <w:lang w:eastAsia="zh-CN"/>
        </w:rPr>
        <w:t>如</w:t>
      </w:r>
      <w:r w:rsidR="005268F2">
        <w:rPr>
          <w:rFonts w:ascii="华文中宋" w:eastAsia="华文中宋" w:hAnsi="华文中宋" w:cs="宋体"/>
          <w:sz w:val="21"/>
          <w:szCs w:val="21"/>
          <w:lang w:eastAsia="zh-CN"/>
        </w:rPr>
        <w:fldChar w:fldCharType="begin"/>
      </w:r>
      <w:r w:rsidR="005268F2">
        <w:rPr>
          <w:rFonts w:ascii="华文中宋" w:eastAsia="华文中宋" w:hAnsi="华文中宋" w:cs="宋体"/>
          <w:sz w:val="21"/>
          <w:szCs w:val="21"/>
          <w:lang w:eastAsia="zh-CN"/>
        </w:rPr>
        <w:instrText xml:space="preserve"> </w:instrText>
      </w:r>
      <w:r w:rsidR="005268F2">
        <w:rPr>
          <w:rFonts w:ascii="华文中宋" w:eastAsia="华文中宋" w:hAnsi="华文中宋" w:cs="宋体" w:hint="eastAsia"/>
          <w:sz w:val="21"/>
          <w:szCs w:val="21"/>
          <w:lang w:eastAsia="zh-CN"/>
        </w:rPr>
        <w:instrText>REF _Ref444777498 \h</w:instrText>
      </w:r>
      <w:r w:rsidR="005268F2">
        <w:rPr>
          <w:rFonts w:ascii="华文中宋" w:eastAsia="华文中宋" w:hAnsi="华文中宋" w:cs="宋体"/>
          <w:sz w:val="21"/>
          <w:szCs w:val="21"/>
          <w:lang w:eastAsia="zh-CN"/>
        </w:rPr>
        <w:instrText xml:space="preserve">  \* MERGEFORMAT </w:instrText>
      </w:r>
      <w:r w:rsidR="005268F2">
        <w:rPr>
          <w:rFonts w:ascii="华文中宋" w:eastAsia="华文中宋" w:hAnsi="华文中宋" w:cs="宋体"/>
          <w:sz w:val="21"/>
          <w:szCs w:val="21"/>
          <w:lang w:eastAsia="zh-CN"/>
        </w:rPr>
      </w:r>
      <w:r w:rsidR="005268F2">
        <w:rPr>
          <w:rFonts w:ascii="华文中宋" w:eastAsia="华文中宋" w:hAnsi="华文中宋" w:cs="宋体"/>
          <w:sz w:val="21"/>
          <w:szCs w:val="21"/>
          <w:lang w:eastAsia="zh-CN"/>
        </w:rPr>
        <w:fldChar w:fldCharType="separate"/>
      </w:r>
      <w:r w:rsidR="00743543" w:rsidRPr="00743543">
        <w:rPr>
          <w:rFonts w:ascii="华文中宋" w:eastAsia="华文中宋" w:hAnsi="华文中宋" w:cs="宋体"/>
          <w:sz w:val="21"/>
          <w:szCs w:val="21"/>
          <w:lang w:eastAsia="zh-CN"/>
        </w:rPr>
        <w:fldChar w:fldCharType="begin"/>
      </w:r>
      <w:r w:rsidR="00743543">
        <w:rPr>
          <w:rFonts w:ascii="华文中宋" w:eastAsia="华文中宋" w:hAnsi="华文中宋" w:cs="宋体"/>
          <w:sz w:val="21"/>
          <w:szCs w:val="21"/>
          <w:lang w:eastAsia="zh-CN"/>
        </w:rPr>
        <w:instrText xml:space="preserve"> REF _Ref444778750 \h  \* MERGEFORMAT </w:instrText>
      </w:r>
      <w:r w:rsidR="00743543" w:rsidRPr="00743543">
        <w:rPr>
          <w:rFonts w:ascii="华文中宋" w:eastAsia="华文中宋" w:hAnsi="华文中宋" w:cs="宋体"/>
          <w:sz w:val="21"/>
          <w:szCs w:val="21"/>
          <w:lang w:eastAsia="zh-CN"/>
        </w:rPr>
      </w:r>
      <w:r w:rsidR="00743543" w:rsidRPr="00743543">
        <w:rPr>
          <w:rFonts w:ascii="华文中宋" w:eastAsia="华文中宋" w:hAnsi="华文中宋" w:cs="宋体"/>
          <w:sz w:val="21"/>
          <w:szCs w:val="21"/>
          <w:lang w:eastAsia="zh-CN"/>
        </w:rPr>
        <w:fldChar w:fldCharType="separate"/>
      </w:r>
      <w:r w:rsidR="00743543" w:rsidRPr="00743543">
        <w:rPr>
          <w:rFonts w:ascii="华文中宋" w:eastAsia="华文中宋" w:hAnsi="华文中宋" w:cs="宋体"/>
          <w:sz w:val="21"/>
          <w:szCs w:val="21"/>
          <w:lang w:eastAsia="zh-CN"/>
        </w:rPr>
        <w:t>图 5</w:t>
      </w:r>
      <w:r w:rsidR="00743543" w:rsidRPr="00743543">
        <w:rPr>
          <w:rFonts w:ascii="华文中宋" w:eastAsia="华文中宋" w:hAnsi="华文中宋" w:cs="宋体"/>
          <w:sz w:val="21"/>
          <w:szCs w:val="21"/>
          <w:lang w:eastAsia="zh-CN"/>
        </w:rPr>
        <w:fldChar w:fldCharType="end"/>
      </w:r>
      <w:r w:rsidR="005268F2">
        <w:rPr>
          <w:rFonts w:ascii="华文中宋" w:eastAsia="华文中宋" w:hAnsi="华文中宋" w:cs="宋体"/>
          <w:sz w:val="21"/>
          <w:szCs w:val="21"/>
          <w:lang w:eastAsia="zh-CN"/>
        </w:rPr>
        <w:fldChar w:fldCharType="end"/>
      </w:r>
      <w:r w:rsidR="005268F2">
        <w:rPr>
          <w:rFonts w:ascii="华文中宋" w:eastAsia="华文中宋" w:hAnsi="华文中宋" w:cs="宋体"/>
          <w:sz w:val="21"/>
          <w:szCs w:val="21"/>
          <w:lang w:eastAsia="zh-CN"/>
        </w:rPr>
        <w:t>右侧所示。R</w:t>
      </w:r>
      <w:r w:rsidR="005268F2">
        <w:rPr>
          <w:rFonts w:ascii="华文中宋" w:eastAsia="华文中宋" w:hAnsi="华文中宋" w:cs="宋体" w:hint="eastAsia"/>
          <w:sz w:val="21"/>
          <w:szCs w:val="21"/>
          <w:lang w:eastAsia="zh-CN"/>
        </w:rPr>
        <w:t>outer</w:t>
      </w:r>
      <w:r w:rsidR="005268F2">
        <w:rPr>
          <w:rFonts w:ascii="华文中宋" w:eastAsia="华文中宋" w:hAnsi="华文中宋" w:cs="宋体"/>
          <w:sz w:val="21"/>
          <w:szCs w:val="21"/>
          <w:lang w:eastAsia="zh-CN"/>
        </w:rPr>
        <w:t>组件之间连接形成的片上网络的结构是可配置的，</w:t>
      </w:r>
      <w:r w:rsidR="005268F2">
        <w:rPr>
          <w:rFonts w:ascii="华文中宋" w:eastAsia="华文中宋" w:hAnsi="华文中宋" w:cs="宋体" w:hint="eastAsia"/>
          <w:sz w:val="21"/>
          <w:szCs w:val="21"/>
          <w:lang w:eastAsia="zh-CN"/>
        </w:rPr>
        <w:t>实验中</w:t>
      </w:r>
      <w:r w:rsidR="005268F2">
        <w:rPr>
          <w:rFonts w:ascii="华文中宋" w:eastAsia="华文中宋" w:hAnsi="华文中宋" w:cs="宋体"/>
          <w:sz w:val="21"/>
          <w:szCs w:val="21"/>
          <w:lang w:eastAsia="zh-CN"/>
        </w:rPr>
        <w:t>使用的是32x32</w:t>
      </w:r>
      <w:r w:rsidR="005268F2" w:rsidRPr="005268F2">
        <w:rPr>
          <w:rFonts w:ascii="华文中宋" w:eastAsia="华文中宋" w:hAnsi="华文中宋" w:cs="宋体" w:hint="eastAsia"/>
          <w:sz w:val="21"/>
          <w:szCs w:val="21"/>
          <w:lang w:eastAsia="zh-CN"/>
        </w:rPr>
        <w:t>的</w:t>
      </w:r>
      <w:r w:rsidR="005268F2" w:rsidRPr="005268F2">
        <w:rPr>
          <w:rFonts w:ascii="华文中宋" w:eastAsia="华文中宋" w:hAnsi="华文中宋" w:cs="宋体"/>
          <w:sz w:val="21"/>
          <w:szCs w:val="21"/>
          <w:lang w:eastAsia="zh-CN"/>
        </w:rPr>
        <w:t>mesh结</w:t>
      </w:r>
      <w:r w:rsidR="005268F2" w:rsidRPr="005268F2">
        <w:rPr>
          <w:rFonts w:ascii="华文中宋" w:eastAsia="华文中宋" w:hAnsi="华文中宋" w:cs="宋体" w:hint="eastAsia"/>
          <w:sz w:val="21"/>
          <w:szCs w:val="21"/>
          <w:lang w:eastAsia="zh-CN"/>
        </w:rPr>
        <w:t>构</w:t>
      </w:r>
      <w:r w:rsidR="00633DB7">
        <w:rPr>
          <w:rFonts w:ascii="华文中宋" w:eastAsia="华文中宋" w:hAnsi="华文中宋" w:cs="宋体"/>
          <w:sz w:val="21"/>
          <w:szCs w:val="21"/>
          <w:lang w:eastAsia="zh-CN"/>
        </w:rPr>
        <w:t>。</w:t>
      </w:r>
      <w:r w:rsidR="006D24D6">
        <w:rPr>
          <w:rFonts w:ascii="华文中宋" w:eastAsia="华文中宋" w:hAnsi="华文中宋" w:cs="宋体"/>
          <w:sz w:val="21"/>
          <w:szCs w:val="21"/>
          <w:lang w:eastAsia="zh-CN"/>
        </w:rPr>
        <w:t>Core组件运行时采用SMT＝8</w:t>
      </w:r>
      <w:r w:rsidR="006D24D6">
        <w:rPr>
          <w:rFonts w:ascii="华文中宋" w:eastAsia="华文中宋" w:hAnsi="华文中宋" w:cs="宋体" w:hint="eastAsia"/>
          <w:sz w:val="21"/>
          <w:szCs w:val="21"/>
          <w:lang w:eastAsia="zh-CN"/>
        </w:rPr>
        <w:t>的</w:t>
      </w:r>
      <w:r w:rsidR="006D24D6">
        <w:rPr>
          <w:rFonts w:ascii="华文中宋" w:eastAsia="华文中宋" w:hAnsi="华文中宋" w:cs="宋体"/>
          <w:sz w:val="21"/>
          <w:szCs w:val="21"/>
          <w:lang w:eastAsia="zh-CN"/>
        </w:rPr>
        <w:t>配置，</w:t>
      </w:r>
      <w:r w:rsidR="006D24D6">
        <w:rPr>
          <w:rFonts w:ascii="华文中宋" w:eastAsia="华文中宋" w:hAnsi="华文中宋" w:cs="宋体" w:hint="eastAsia"/>
          <w:sz w:val="21"/>
          <w:szCs w:val="21"/>
          <w:lang w:eastAsia="zh-CN"/>
        </w:rPr>
        <w:t>共计</w:t>
      </w:r>
      <w:r w:rsidR="006D24D6">
        <w:rPr>
          <w:rFonts w:ascii="华文中宋" w:eastAsia="华文中宋" w:hAnsi="华文中宋" w:cs="宋体"/>
          <w:sz w:val="21"/>
          <w:szCs w:val="21"/>
          <w:lang w:eastAsia="zh-CN"/>
        </w:rPr>
        <w:t>1024</w:t>
      </w:r>
      <w:r w:rsidR="006D24D6">
        <w:rPr>
          <w:rFonts w:ascii="华文中宋" w:eastAsia="华文中宋" w:hAnsi="华文中宋" w:cs="宋体" w:hint="eastAsia"/>
          <w:sz w:val="21"/>
          <w:szCs w:val="21"/>
          <w:lang w:eastAsia="zh-CN"/>
        </w:rPr>
        <w:t>个</w:t>
      </w:r>
      <w:r w:rsidR="006D24D6">
        <w:rPr>
          <w:rFonts w:ascii="华文中宋" w:eastAsia="华文中宋" w:hAnsi="华文中宋" w:cs="宋体"/>
          <w:sz w:val="21"/>
          <w:szCs w:val="21"/>
          <w:lang w:eastAsia="zh-CN"/>
        </w:rPr>
        <w:t>core组件，8192</w:t>
      </w:r>
      <w:r w:rsidR="006D24D6">
        <w:rPr>
          <w:rFonts w:ascii="华文中宋" w:eastAsia="华文中宋" w:hAnsi="华文中宋" w:cs="宋体" w:hint="eastAsia"/>
          <w:sz w:val="21"/>
          <w:szCs w:val="21"/>
          <w:lang w:eastAsia="zh-CN"/>
        </w:rPr>
        <w:t>个</w:t>
      </w:r>
      <w:r w:rsidR="00C745A0">
        <w:rPr>
          <w:rFonts w:ascii="华文中宋" w:eastAsia="华文中宋" w:hAnsi="华文中宋" w:cs="宋体"/>
          <w:sz w:val="21"/>
          <w:szCs w:val="21"/>
          <w:lang w:eastAsia="zh-CN"/>
        </w:rPr>
        <w:t>模拟</w:t>
      </w:r>
      <w:r w:rsidR="006D24D6">
        <w:rPr>
          <w:rFonts w:ascii="华文中宋" w:eastAsia="华文中宋" w:hAnsi="华文中宋" w:cs="宋体"/>
          <w:sz w:val="21"/>
          <w:szCs w:val="21"/>
          <w:lang w:eastAsia="zh-CN"/>
        </w:rPr>
        <w:t>线程。</w:t>
      </w:r>
    </w:p>
    <w:p w14:paraId="684A602D" w14:textId="632BDEF5" w:rsidR="005A3916" w:rsidRPr="005A3916" w:rsidRDefault="005A3916" w:rsidP="005A3916">
      <w:pPr>
        <w:keepNext/>
        <w:keepLines/>
        <w:widowControl w:val="0"/>
        <w:tabs>
          <w:tab w:val="left" w:pos="0"/>
        </w:tabs>
        <w:overflowPunct w:val="0"/>
        <w:autoSpaceDE w:val="0"/>
        <w:autoSpaceDN w:val="0"/>
        <w:adjustRightInd w:val="0"/>
        <w:spacing w:line="320" w:lineRule="exact"/>
        <w:textAlignment w:val="baseline"/>
        <w:outlineLvl w:val="1"/>
        <w:rPr>
          <w:rFonts w:ascii="宋体" w:eastAsia="宋体" w:hAnsi="宋体" w:cs="宋体"/>
          <w:b/>
          <w:sz w:val="20"/>
          <w:szCs w:val="21"/>
          <w:lang w:eastAsia="zh-CN"/>
        </w:rPr>
      </w:pPr>
    </w:p>
    <w:p w14:paraId="25477BF9" w14:textId="00747251" w:rsidR="00D505D3" w:rsidRPr="00B22460" w:rsidRDefault="00D505D3" w:rsidP="00EC79A8">
      <w:pPr>
        <w:pStyle w:val="a4"/>
        <w:keepNext/>
        <w:keepLines/>
        <w:widowControl w:val="0"/>
        <w:numPr>
          <w:ilvl w:val="0"/>
          <w:numId w:val="6"/>
        </w:numPr>
        <w:tabs>
          <w:tab w:val="left" w:pos="0"/>
        </w:tabs>
        <w:overflowPunct w:val="0"/>
        <w:autoSpaceDE w:val="0"/>
        <w:autoSpaceDN w:val="0"/>
        <w:adjustRightInd w:val="0"/>
        <w:spacing w:line="320" w:lineRule="exact"/>
        <w:textAlignment w:val="baseline"/>
        <w:outlineLvl w:val="1"/>
        <w:rPr>
          <w:rFonts w:ascii="华文中宋" w:eastAsia="华文中宋" w:hAnsi="华文中宋" w:cs="宋体"/>
          <w:b/>
          <w:sz w:val="21"/>
          <w:szCs w:val="21"/>
          <w:lang w:eastAsia="zh-CN"/>
        </w:rPr>
      </w:pPr>
      <w:r w:rsidRPr="00B22460">
        <w:rPr>
          <w:rFonts w:ascii="华文中宋" w:eastAsia="华文中宋" w:hAnsi="华文中宋" w:cs="宋体" w:hint="eastAsia"/>
          <w:b/>
          <w:sz w:val="21"/>
          <w:szCs w:val="21"/>
          <w:lang w:eastAsia="zh-CN"/>
        </w:rPr>
        <w:t>查找表</w:t>
      </w:r>
    </w:p>
    <w:p w14:paraId="69728B8C" w14:textId="7C6AD460" w:rsidR="00C828CC" w:rsidRPr="009943C5" w:rsidRDefault="00636B44" w:rsidP="009943C5">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以</w:t>
      </w:r>
      <w:r w:rsidRPr="00266F52">
        <w:rPr>
          <w:rFonts w:ascii="Times New Roman" w:eastAsia="华文中宋" w:hAnsi="Times New Roman" w:cs="Times New Roman"/>
          <w:sz w:val="21"/>
          <w:szCs w:val="21"/>
          <w:lang w:eastAsia="zh-CN"/>
        </w:rPr>
        <w:t>PopCoun</w:t>
      </w:r>
      <w:r w:rsidRPr="003E0AC7">
        <w:rPr>
          <w:rFonts w:ascii="Times New Roman" w:eastAsia="华文中宋" w:hAnsi="Times New Roman" w:cs="Times New Roman"/>
          <w:sz w:val="21"/>
          <w:szCs w:val="21"/>
          <w:lang w:eastAsia="zh-CN"/>
        </w:rPr>
        <w:t>t</w:t>
      </w:r>
      <w:r w:rsidRPr="00826B52">
        <w:rPr>
          <w:rFonts w:ascii="华文中宋" w:eastAsia="华文中宋" w:hAnsi="华文中宋" w:cs="宋体"/>
          <w:sz w:val="21"/>
          <w:szCs w:val="21"/>
          <w:lang w:eastAsia="zh-CN"/>
        </w:rPr>
        <w:t>问题</w:t>
      </w:r>
      <w:r w:rsidR="00630D0A" w:rsidRPr="00826B52">
        <w:rPr>
          <w:rFonts w:ascii="华文中宋" w:eastAsia="华文中宋" w:hAnsi="华文中宋" w:cs="宋体"/>
          <w:sz w:val="21"/>
          <w:szCs w:val="21"/>
          <w:lang w:eastAsia="zh-CN"/>
        </w:rPr>
        <w:t>为例，</w:t>
      </w:r>
      <w:r w:rsidRPr="00826B52">
        <w:rPr>
          <w:rFonts w:ascii="华文中宋" w:eastAsia="华文中宋" w:hAnsi="华文中宋" w:cs="宋体"/>
          <w:sz w:val="21"/>
          <w:szCs w:val="21"/>
          <w:lang w:eastAsia="zh-CN"/>
        </w:rPr>
        <w:t>测试查找表方案的加速效果。</w:t>
      </w:r>
      <w:r w:rsidR="00D505D3" w:rsidRPr="00826B52">
        <w:rPr>
          <w:rFonts w:ascii="华文中宋" w:eastAsia="华文中宋" w:hAnsi="华文中宋" w:cs="宋体"/>
          <w:sz w:val="21"/>
          <w:szCs w:val="21"/>
          <w:lang w:eastAsia="zh-CN"/>
        </w:rPr>
        <w:t>统计2</w:t>
      </w:r>
      <w:r w:rsidR="00D505D3" w:rsidRPr="00826B52">
        <w:rPr>
          <w:rFonts w:ascii="华文中宋" w:eastAsia="华文中宋" w:hAnsi="华文中宋" w:cs="宋体" w:hint="eastAsia"/>
          <w:sz w:val="21"/>
          <w:szCs w:val="21"/>
          <w:lang w:eastAsia="zh-CN"/>
        </w:rPr>
        <w:t>的</w:t>
      </w:r>
      <w:r w:rsidR="00D505D3" w:rsidRPr="00826B52">
        <w:rPr>
          <w:rFonts w:ascii="华文中宋" w:eastAsia="华文中宋" w:hAnsi="华文中宋" w:cs="宋体"/>
          <w:sz w:val="21"/>
          <w:szCs w:val="21"/>
          <w:lang w:eastAsia="zh-CN"/>
        </w:rPr>
        <w:t>30</w:t>
      </w:r>
      <w:r w:rsidR="00D505D3" w:rsidRPr="00826B52">
        <w:rPr>
          <w:rFonts w:ascii="华文中宋" w:eastAsia="华文中宋" w:hAnsi="华文中宋" w:cs="宋体" w:hint="eastAsia"/>
          <w:sz w:val="21"/>
          <w:szCs w:val="21"/>
          <w:lang w:eastAsia="zh-CN"/>
        </w:rPr>
        <w:t>次</w:t>
      </w:r>
      <w:r w:rsidR="00D505D3" w:rsidRPr="00826B52">
        <w:rPr>
          <w:rFonts w:ascii="华文中宋" w:eastAsia="华文中宋" w:hAnsi="华文中宋" w:cs="宋体"/>
          <w:sz w:val="21"/>
          <w:szCs w:val="21"/>
          <w:lang w:eastAsia="zh-CN"/>
        </w:rPr>
        <w:t>方个随机数中</w:t>
      </w:r>
      <w:r w:rsidR="00D505D3" w:rsidRPr="00826B52">
        <w:rPr>
          <w:rFonts w:ascii="华文中宋" w:eastAsia="华文中宋" w:hAnsi="华文中宋" w:cs="宋体" w:hint="eastAsia"/>
          <w:sz w:val="21"/>
          <w:szCs w:val="21"/>
          <w:lang w:eastAsia="zh-CN"/>
        </w:rPr>
        <w:t>二进制</w:t>
      </w:r>
      <w:r w:rsidR="00D505D3" w:rsidRPr="00826B52">
        <w:rPr>
          <w:rFonts w:ascii="华文中宋" w:eastAsia="华文中宋" w:hAnsi="华文中宋" w:cs="宋体"/>
          <w:sz w:val="21"/>
          <w:szCs w:val="21"/>
          <w:lang w:eastAsia="zh-CN"/>
        </w:rPr>
        <w:t>“1”</w:t>
      </w:r>
      <w:r w:rsidR="00D505D3" w:rsidRPr="00826B52">
        <w:rPr>
          <w:rFonts w:ascii="华文中宋" w:eastAsia="华文中宋" w:hAnsi="华文中宋" w:cs="宋体" w:hint="eastAsia"/>
          <w:sz w:val="21"/>
          <w:szCs w:val="21"/>
          <w:lang w:eastAsia="zh-CN"/>
        </w:rPr>
        <w:t>的</w:t>
      </w:r>
      <w:r w:rsidR="00D505D3" w:rsidRPr="00826B52">
        <w:rPr>
          <w:rFonts w:ascii="华文中宋" w:eastAsia="华文中宋" w:hAnsi="华文中宋" w:cs="宋体"/>
          <w:sz w:val="21"/>
          <w:szCs w:val="21"/>
          <w:lang w:eastAsia="zh-CN"/>
        </w:rPr>
        <w:t>个</w:t>
      </w:r>
      <w:r w:rsidR="00D505D3" w:rsidRPr="00826B52">
        <w:rPr>
          <w:rFonts w:ascii="华文中宋" w:eastAsia="华文中宋" w:hAnsi="华文中宋" w:cs="宋体" w:hint="eastAsia"/>
          <w:sz w:val="21"/>
          <w:szCs w:val="21"/>
          <w:lang w:eastAsia="zh-CN"/>
        </w:rPr>
        <w:t>数</w:t>
      </w:r>
      <w:r w:rsidR="00D505D3" w:rsidRPr="00826B52">
        <w:rPr>
          <w:rFonts w:ascii="华文中宋" w:eastAsia="华文中宋" w:hAnsi="华文中宋" w:cs="宋体"/>
          <w:sz w:val="21"/>
          <w:szCs w:val="21"/>
          <w:lang w:eastAsia="zh-CN"/>
        </w:rPr>
        <w:t>，</w:t>
      </w:r>
      <w:r w:rsidR="00D505D3" w:rsidRPr="00826B52">
        <w:rPr>
          <w:rFonts w:ascii="华文中宋" w:eastAsia="华文中宋" w:hAnsi="华文中宋" w:cs="宋体" w:hint="eastAsia"/>
          <w:sz w:val="21"/>
          <w:szCs w:val="21"/>
          <w:lang w:eastAsia="zh-CN"/>
        </w:rPr>
        <w:t>统计</w:t>
      </w:r>
      <w:r w:rsidR="00D505D3" w:rsidRPr="00826B52">
        <w:rPr>
          <w:rFonts w:ascii="华文中宋" w:eastAsia="华文中宋" w:hAnsi="华文中宋" w:cs="宋体"/>
          <w:sz w:val="21"/>
          <w:szCs w:val="21"/>
          <w:lang w:eastAsia="zh-CN"/>
        </w:rPr>
        <w:t>不同算法下程序运行时间，</w:t>
      </w:r>
      <w:r w:rsidR="00D505D3" w:rsidRPr="00826B52">
        <w:rPr>
          <w:rFonts w:ascii="华文中宋" w:eastAsia="华文中宋" w:hAnsi="华文中宋" w:cs="宋体" w:hint="eastAsia"/>
          <w:sz w:val="21"/>
          <w:szCs w:val="21"/>
          <w:lang w:eastAsia="zh-CN"/>
        </w:rPr>
        <w:t>并</w:t>
      </w:r>
      <w:r w:rsidR="00D505D3" w:rsidRPr="00826B52">
        <w:rPr>
          <w:rFonts w:ascii="华文中宋" w:eastAsia="华文中宋" w:hAnsi="华文中宋" w:cs="宋体"/>
          <w:sz w:val="21"/>
          <w:szCs w:val="21"/>
          <w:lang w:eastAsia="zh-CN"/>
        </w:rPr>
        <w:t>计算加速比，</w:t>
      </w:r>
      <w:r w:rsidR="003D5A2F" w:rsidRPr="00826B52">
        <w:rPr>
          <w:rFonts w:ascii="华文中宋" w:eastAsia="华文中宋" w:hAnsi="华文中宋" w:cs="宋体" w:hint="eastAsia"/>
          <w:sz w:val="21"/>
          <w:szCs w:val="21"/>
          <w:lang w:eastAsia="zh-CN"/>
        </w:rPr>
        <w:t>如</w:t>
      </w:r>
      <w:r w:rsidR="00623057">
        <w:rPr>
          <w:rFonts w:ascii="华文中宋" w:eastAsia="华文中宋" w:hAnsi="华文中宋" w:cs="宋体"/>
          <w:sz w:val="21"/>
          <w:szCs w:val="21"/>
          <w:lang w:eastAsia="zh-CN"/>
        </w:rPr>
        <w:fldChar w:fldCharType="begin"/>
      </w:r>
      <w:r w:rsidR="00623057">
        <w:rPr>
          <w:rFonts w:ascii="华文中宋" w:eastAsia="华文中宋" w:hAnsi="华文中宋" w:cs="宋体"/>
          <w:sz w:val="21"/>
          <w:szCs w:val="21"/>
          <w:lang w:eastAsia="zh-CN"/>
        </w:rPr>
        <w:instrText xml:space="preserve"> </w:instrText>
      </w:r>
      <w:r w:rsidR="00623057">
        <w:rPr>
          <w:rFonts w:ascii="华文中宋" w:eastAsia="华文中宋" w:hAnsi="华文中宋" w:cs="宋体" w:hint="eastAsia"/>
          <w:sz w:val="21"/>
          <w:szCs w:val="21"/>
          <w:lang w:eastAsia="zh-CN"/>
        </w:rPr>
        <w:instrText>REF _Ref444952157 \h</w:instrText>
      </w:r>
      <w:r w:rsidR="00623057">
        <w:rPr>
          <w:rFonts w:ascii="华文中宋" w:eastAsia="华文中宋" w:hAnsi="华文中宋" w:cs="宋体"/>
          <w:sz w:val="21"/>
          <w:szCs w:val="21"/>
          <w:lang w:eastAsia="zh-CN"/>
        </w:rPr>
        <w:instrText xml:space="preserve">  \* MERGEFORMAT </w:instrText>
      </w:r>
      <w:r w:rsidR="00623057">
        <w:rPr>
          <w:rFonts w:ascii="华文中宋" w:eastAsia="华文中宋" w:hAnsi="华文中宋" w:cs="宋体"/>
          <w:sz w:val="21"/>
          <w:szCs w:val="21"/>
          <w:lang w:eastAsia="zh-CN"/>
        </w:rPr>
      </w:r>
      <w:r w:rsidR="00623057">
        <w:rPr>
          <w:rFonts w:ascii="华文中宋" w:eastAsia="华文中宋" w:hAnsi="华文中宋" w:cs="宋体"/>
          <w:sz w:val="21"/>
          <w:szCs w:val="21"/>
          <w:lang w:eastAsia="zh-CN"/>
        </w:rPr>
        <w:fldChar w:fldCharType="separate"/>
      </w:r>
      <w:r w:rsidR="00623057" w:rsidRPr="00623057">
        <w:rPr>
          <w:rFonts w:ascii="华文中宋" w:eastAsia="华文中宋" w:hAnsi="华文中宋" w:cs="宋体"/>
          <w:sz w:val="21"/>
          <w:szCs w:val="21"/>
          <w:lang w:eastAsia="zh-CN"/>
        </w:rPr>
        <w:t>图 6</w:t>
      </w:r>
      <w:r w:rsidR="00623057">
        <w:rPr>
          <w:rFonts w:ascii="华文中宋" w:eastAsia="华文中宋" w:hAnsi="华文中宋" w:cs="宋体"/>
          <w:sz w:val="21"/>
          <w:szCs w:val="21"/>
          <w:lang w:eastAsia="zh-CN"/>
        </w:rPr>
        <w:fldChar w:fldCharType="end"/>
      </w:r>
      <w:r w:rsidR="003D5A2F" w:rsidRPr="00826B52">
        <w:rPr>
          <w:rFonts w:ascii="华文中宋" w:eastAsia="华文中宋" w:hAnsi="华文中宋" w:cs="宋体"/>
          <w:sz w:val="21"/>
          <w:szCs w:val="21"/>
          <w:lang w:eastAsia="zh-CN"/>
        </w:rPr>
        <w:t>所示。</w:t>
      </w:r>
    </w:p>
    <w:p w14:paraId="771B19C9" w14:textId="1BAD17BD" w:rsidR="00D505D3" w:rsidRPr="00826B52" w:rsidRDefault="00D505D3"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可以看到，</w:t>
      </w:r>
      <w:r w:rsidRPr="00DB19E0">
        <w:rPr>
          <w:rFonts w:ascii="Times New Roman" w:eastAsia="华文中宋" w:hAnsi="Times New Roman" w:cs="Times New Roman"/>
          <w:sz w:val="21"/>
          <w:szCs w:val="21"/>
          <w:lang w:eastAsia="zh-CN"/>
        </w:rPr>
        <w:t>md_ones</w:t>
      </w:r>
      <w:r w:rsidRPr="00826B52">
        <w:rPr>
          <w:rFonts w:ascii="华文中宋" w:eastAsia="华文中宋" w:hAnsi="华文中宋" w:cs="宋体"/>
          <w:sz w:val="21"/>
          <w:szCs w:val="21"/>
          <w:lang w:eastAsia="zh-CN"/>
        </w:rPr>
        <w:t>算法</w:t>
      </w:r>
      <w:r w:rsidRPr="00826B52">
        <w:rPr>
          <w:rFonts w:ascii="华文中宋" w:eastAsia="华文中宋" w:hAnsi="华文中宋" w:cs="宋体" w:hint="eastAsia"/>
          <w:sz w:val="21"/>
          <w:szCs w:val="21"/>
          <w:lang w:eastAsia="zh-CN"/>
        </w:rPr>
        <w:t>运行时间</w:t>
      </w:r>
      <w:r w:rsidRPr="00826B52">
        <w:rPr>
          <w:rFonts w:ascii="华文中宋" w:eastAsia="华文中宋" w:hAnsi="华文中宋" w:cs="宋体"/>
          <w:sz w:val="21"/>
          <w:szCs w:val="21"/>
          <w:lang w:eastAsia="zh-CN"/>
        </w:rPr>
        <w:t>远大于</w:t>
      </w:r>
      <w:r w:rsidRPr="00881FE9">
        <w:rPr>
          <w:rFonts w:ascii="Times New Roman" w:eastAsia="华文中宋" w:hAnsi="Times New Roman" w:cs="Times New Roman"/>
          <w:sz w:val="21"/>
          <w:szCs w:val="21"/>
          <w:lang w:eastAsia="zh-CN"/>
        </w:rPr>
        <w:t>PopCount</w:t>
      </w:r>
      <w:r w:rsidRPr="00826B52">
        <w:rPr>
          <w:rFonts w:ascii="华文中宋" w:eastAsia="华文中宋" w:hAnsi="华文中宋" w:cs="宋体"/>
          <w:sz w:val="21"/>
          <w:szCs w:val="21"/>
          <w:lang w:eastAsia="zh-CN"/>
        </w:rPr>
        <w:t>算法，</w:t>
      </w:r>
      <w:r w:rsidRPr="00826B52">
        <w:rPr>
          <w:rFonts w:ascii="华文中宋" w:eastAsia="华文中宋" w:hAnsi="华文中宋" w:cs="宋体" w:hint="eastAsia"/>
          <w:sz w:val="21"/>
          <w:szCs w:val="21"/>
          <w:lang w:eastAsia="zh-CN"/>
        </w:rPr>
        <w:t>并且</w:t>
      </w:r>
      <w:r w:rsidRPr="00826B52">
        <w:rPr>
          <w:rFonts w:ascii="华文中宋" w:eastAsia="华文中宋" w:hAnsi="华文中宋" w:cs="宋体"/>
          <w:sz w:val="21"/>
          <w:szCs w:val="21"/>
          <w:lang w:eastAsia="zh-CN"/>
        </w:rPr>
        <w:t>，</w:t>
      </w:r>
      <w:r w:rsidRPr="00881FE9">
        <w:rPr>
          <w:rFonts w:ascii="Times New Roman" w:eastAsia="华文中宋" w:hAnsi="Times New Roman" w:cs="Times New Roman"/>
          <w:sz w:val="21"/>
          <w:szCs w:val="21"/>
          <w:lang w:eastAsia="zh-CN"/>
        </w:rPr>
        <w:t>随着查找表入口数逐渐增加</w:t>
      </w:r>
      <w:r w:rsidRPr="00826B52">
        <w:rPr>
          <w:rFonts w:ascii="华文中宋" w:eastAsia="华文中宋" w:hAnsi="华文中宋" w:cs="宋体"/>
          <w:sz w:val="21"/>
          <w:szCs w:val="21"/>
          <w:lang w:eastAsia="zh-CN"/>
        </w:rPr>
        <w:t>（</w:t>
      </w:r>
      <w:r w:rsidRPr="00826B52">
        <w:rPr>
          <w:rFonts w:ascii="华文中宋" w:eastAsia="华文中宋" w:hAnsi="华文中宋" w:cs="宋体" w:hint="eastAsia"/>
          <w:sz w:val="21"/>
          <w:szCs w:val="21"/>
          <w:lang w:eastAsia="zh-CN"/>
        </w:rPr>
        <w:t>内存访问</w:t>
      </w:r>
      <w:r w:rsidRPr="00826B52">
        <w:rPr>
          <w:rFonts w:ascii="华文中宋" w:eastAsia="华文中宋" w:hAnsi="华文中宋" w:cs="宋体"/>
          <w:sz w:val="21"/>
          <w:szCs w:val="21"/>
          <w:lang w:eastAsia="zh-CN"/>
        </w:rPr>
        <w:t>的次数逐渐减少），这种差距逐步扩大。最优的情况下</w:t>
      </w:r>
      <w:r w:rsidRPr="00881FE9">
        <w:rPr>
          <w:rFonts w:ascii="Times New Roman" w:eastAsia="华文中宋" w:hAnsi="Times New Roman" w:cs="Times New Roman"/>
          <w:sz w:val="21"/>
          <w:szCs w:val="21"/>
          <w:lang w:eastAsia="zh-CN"/>
        </w:rPr>
        <w:t>Pop</w:t>
      </w:r>
      <w:r w:rsidRPr="00881FE9">
        <w:rPr>
          <w:rFonts w:ascii="Times New Roman" w:eastAsia="华文中宋" w:hAnsi="Times New Roman" w:cs="Times New Roman" w:hint="eastAsia"/>
          <w:sz w:val="21"/>
          <w:szCs w:val="21"/>
          <w:lang w:eastAsia="zh-CN"/>
        </w:rPr>
        <w:t>Count</w:t>
      </w:r>
      <w:r w:rsidRPr="00826B52">
        <w:rPr>
          <w:rFonts w:ascii="华文中宋" w:eastAsia="华文中宋" w:hAnsi="华文中宋" w:cs="宋体" w:hint="eastAsia"/>
          <w:sz w:val="21"/>
          <w:szCs w:val="21"/>
          <w:lang w:eastAsia="zh-CN"/>
        </w:rPr>
        <w:t>算法</w:t>
      </w:r>
      <w:r w:rsidRPr="00826B52">
        <w:rPr>
          <w:rFonts w:ascii="华文中宋" w:eastAsia="华文中宋" w:hAnsi="华文中宋" w:cs="宋体"/>
          <w:sz w:val="21"/>
          <w:szCs w:val="21"/>
          <w:lang w:eastAsia="zh-CN"/>
        </w:rPr>
        <w:t>可以达到</w:t>
      </w:r>
      <w:r w:rsidR="001A4C5D" w:rsidRPr="00DB19E0">
        <w:rPr>
          <w:rFonts w:ascii="Times New Roman" w:eastAsia="华文中宋" w:hAnsi="Times New Roman" w:cs="Times New Roman"/>
          <w:sz w:val="21"/>
          <w:szCs w:val="21"/>
          <w:lang w:eastAsia="zh-CN"/>
        </w:rPr>
        <w:t>26. 19</w:t>
      </w:r>
      <w:r w:rsidR="001A4C5D" w:rsidRPr="00DB19E0">
        <w:rPr>
          <w:rFonts w:ascii="Times New Roman" w:eastAsia="华文中宋" w:hAnsi="Times New Roman" w:cs="Times New Roman"/>
          <w:sz w:val="21"/>
          <w:szCs w:val="21"/>
          <w:lang w:eastAsia="zh-CN"/>
        </w:rPr>
        <w:t>倍的加速效果。并且已经非常接近于求解该问题所能达到的时间下</w:t>
      </w:r>
      <w:r w:rsidR="001A4C5D" w:rsidRPr="00DB19E0">
        <w:rPr>
          <w:rFonts w:ascii="Times New Roman" w:eastAsia="华文中宋" w:hAnsi="Times New Roman" w:cs="Times New Roman" w:hint="eastAsia"/>
          <w:sz w:val="21"/>
          <w:szCs w:val="21"/>
          <w:lang w:eastAsia="zh-CN"/>
        </w:rPr>
        <w:t>界</w:t>
      </w:r>
      <w:r w:rsidRPr="00826B52">
        <w:rPr>
          <w:rFonts w:ascii="华文中宋" w:eastAsia="华文中宋" w:hAnsi="华文中宋" w:cs="宋体"/>
          <w:sz w:val="21"/>
          <w:szCs w:val="21"/>
          <w:lang w:eastAsia="zh-CN"/>
        </w:rPr>
        <w:t>。</w:t>
      </w:r>
    </w:p>
    <w:p w14:paraId="65B92BE7" w14:textId="696A0ED1" w:rsidR="00D505D3" w:rsidRPr="00826B52" w:rsidRDefault="00D505D3"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另一方面，构造查找表所需的工作量</w:t>
      </w:r>
      <w:r w:rsidRPr="00826B52">
        <w:rPr>
          <w:rFonts w:ascii="华文中宋" w:eastAsia="华文中宋" w:hAnsi="华文中宋" w:cs="宋体" w:hint="eastAsia"/>
          <w:sz w:val="21"/>
          <w:szCs w:val="21"/>
          <w:lang w:eastAsia="zh-CN"/>
        </w:rPr>
        <w:t>及</w:t>
      </w:r>
      <w:r w:rsidRPr="00826B52">
        <w:rPr>
          <w:rFonts w:ascii="华文中宋" w:eastAsia="华文中宋" w:hAnsi="华文中宋" w:cs="宋体"/>
          <w:sz w:val="21"/>
          <w:szCs w:val="21"/>
          <w:lang w:eastAsia="zh-CN"/>
        </w:rPr>
        <w:t>占用的运行时</w:t>
      </w:r>
      <w:r w:rsidRPr="00826B52">
        <w:rPr>
          <w:rFonts w:ascii="华文中宋" w:eastAsia="华文中宋" w:hAnsi="华文中宋" w:cs="宋体" w:hint="eastAsia"/>
          <w:sz w:val="21"/>
          <w:szCs w:val="21"/>
          <w:lang w:eastAsia="zh-CN"/>
        </w:rPr>
        <w:t>内存</w:t>
      </w:r>
      <w:r w:rsidRPr="00826B52">
        <w:rPr>
          <w:rFonts w:ascii="华文中宋" w:eastAsia="华文中宋" w:hAnsi="华文中宋" w:cs="宋体"/>
          <w:sz w:val="21"/>
          <w:szCs w:val="21"/>
          <w:lang w:eastAsia="zh-CN"/>
        </w:rPr>
        <w:t>空间与</w:t>
      </w:r>
      <w:r w:rsidRPr="00826B52">
        <w:rPr>
          <w:rFonts w:ascii="华文中宋" w:eastAsia="华文中宋" w:hAnsi="华文中宋" w:cs="宋体" w:hint="eastAsia"/>
          <w:sz w:val="21"/>
          <w:szCs w:val="21"/>
          <w:lang w:eastAsia="zh-CN"/>
        </w:rPr>
        <w:t>查找表</w:t>
      </w:r>
      <w:r w:rsidRPr="00826B52">
        <w:rPr>
          <w:rFonts w:ascii="华文中宋" w:eastAsia="华文中宋" w:hAnsi="华文中宋" w:cs="宋体"/>
          <w:sz w:val="21"/>
          <w:szCs w:val="21"/>
          <w:lang w:eastAsia="zh-CN"/>
        </w:rPr>
        <w:t>入口数成反比，</w:t>
      </w:r>
      <w:r w:rsidRPr="00826B52">
        <w:rPr>
          <w:rFonts w:ascii="华文中宋" w:eastAsia="华文中宋" w:hAnsi="华文中宋" w:cs="宋体" w:hint="eastAsia"/>
          <w:sz w:val="21"/>
          <w:szCs w:val="21"/>
          <w:lang w:eastAsia="zh-CN"/>
        </w:rPr>
        <w:t>最优</w:t>
      </w:r>
      <w:r w:rsidRPr="00826B52">
        <w:rPr>
          <w:rFonts w:ascii="华文中宋" w:eastAsia="华文中宋" w:hAnsi="华文中宋" w:cs="宋体"/>
          <w:sz w:val="21"/>
          <w:szCs w:val="21"/>
          <w:lang w:eastAsia="zh-CN"/>
        </w:rPr>
        <w:t>加速效果对应的内存空间占用达到</w:t>
      </w:r>
      <w:r w:rsidRPr="00881FE9">
        <w:rPr>
          <w:rFonts w:ascii="Times New Roman" w:eastAsia="华文中宋" w:hAnsi="Times New Roman" w:cs="Times New Roman"/>
          <w:sz w:val="21"/>
          <w:szCs w:val="21"/>
          <w:lang w:eastAsia="zh-CN"/>
        </w:rPr>
        <w:t>4GB</w:t>
      </w:r>
      <w:r w:rsidRPr="00826B52">
        <w:rPr>
          <w:rFonts w:ascii="华文中宋" w:eastAsia="华文中宋" w:hAnsi="华文中宋" w:cs="宋体"/>
          <w:sz w:val="21"/>
          <w:szCs w:val="21"/>
          <w:lang w:eastAsia="zh-CN"/>
        </w:rPr>
        <w:t>。</w:t>
      </w:r>
      <w:r w:rsidRPr="00826B52">
        <w:rPr>
          <w:rFonts w:ascii="华文中宋" w:eastAsia="华文中宋" w:hAnsi="华文中宋" w:cs="宋体" w:hint="eastAsia"/>
          <w:sz w:val="21"/>
          <w:szCs w:val="21"/>
          <w:lang w:eastAsia="zh-CN"/>
        </w:rPr>
        <w:t>综合</w:t>
      </w:r>
      <w:r w:rsidRPr="00826B52">
        <w:rPr>
          <w:rFonts w:ascii="华文中宋" w:eastAsia="华文中宋" w:hAnsi="华文中宋" w:cs="宋体"/>
          <w:sz w:val="21"/>
          <w:szCs w:val="21"/>
          <w:lang w:eastAsia="zh-CN"/>
        </w:rPr>
        <w:t>考虑加速效果和查找表</w:t>
      </w:r>
      <w:r w:rsidRPr="00826B52">
        <w:rPr>
          <w:rFonts w:ascii="华文中宋" w:eastAsia="华文中宋" w:hAnsi="华文中宋" w:cs="宋体" w:hint="eastAsia"/>
          <w:sz w:val="21"/>
          <w:szCs w:val="21"/>
          <w:lang w:eastAsia="zh-CN"/>
        </w:rPr>
        <w:t>占用</w:t>
      </w:r>
      <w:r w:rsidRPr="00826B52">
        <w:rPr>
          <w:rFonts w:ascii="华文中宋" w:eastAsia="华文中宋" w:hAnsi="华文中宋" w:cs="宋体"/>
          <w:sz w:val="21"/>
          <w:szCs w:val="21"/>
          <w:lang w:eastAsia="zh-CN"/>
        </w:rPr>
        <w:t>的内存空间，</w:t>
      </w:r>
      <w:r w:rsidRPr="00826B52">
        <w:rPr>
          <w:rFonts w:ascii="华文中宋" w:eastAsia="华文中宋" w:hAnsi="华文中宋" w:cs="宋体" w:hint="eastAsia"/>
          <w:sz w:val="21"/>
          <w:szCs w:val="21"/>
          <w:lang w:eastAsia="zh-CN"/>
        </w:rPr>
        <w:t>本文以</w:t>
      </w:r>
      <w:r w:rsidRPr="00DB19E0">
        <w:rPr>
          <w:rFonts w:ascii="Times New Roman" w:eastAsia="华文中宋" w:hAnsi="Times New Roman" w:cs="Times New Roman"/>
          <w:sz w:val="21"/>
          <w:szCs w:val="21"/>
          <w:lang w:eastAsia="zh-CN"/>
        </w:rPr>
        <w:t>256</w:t>
      </w:r>
      <w:r w:rsidRPr="00826B52">
        <w:rPr>
          <w:rFonts w:ascii="华文中宋" w:eastAsia="华文中宋" w:hAnsi="华文中宋" w:cs="宋体" w:hint="eastAsia"/>
          <w:sz w:val="21"/>
          <w:szCs w:val="21"/>
          <w:lang w:eastAsia="zh-CN"/>
        </w:rPr>
        <w:t>个入口</w:t>
      </w:r>
      <w:r w:rsidRPr="00826B52">
        <w:rPr>
          <w:rFonts w:ascii="华文中宋" w:eastAsia="华文中宋" w:hAnsi="华文中宋" w:cs="宋体"/>
          <w:sz w:val="21"/>
          <w:szCs w:val="21"/>
          <w:lang w:eastAsia="zh-CN"/>
        </w:rPr>
        <w:t>数作为系统运行时的配置，</w:t>
      </w:r>
      <w:r w:rsidRPr="00826B52">
        <w:rPr>
          <w:rFonts w:ascii="华文中宋" w:eastAsia="华文中宋" w:hAnsi="华文中宋" w:cs="宋体" w:hint="eastAsia"/>
          <w:sz w:val="21"/>
          <w:szCs w:val="21"/>
          <w:lang w:eastAsia="zh-CN"/>
        </w:rPr>
        <w:t>在</w:t>
      </w:r>
      <w:r w:rsidRPr="00826B52">
        <w:rPr>
          <w:rFonts w:ascii="华文中宋" w:eastAsia="华文中宋" w:hAnsi="华文中宋" w:cs="宋体"/>
          <w:sz w:val="21"/>
          <w:szCs w:val="21"/>
          <w:lang w:eastAsia="zh-CN"/>
        </w:rPr>
        <w:t>该配置下，</w:t>
      </w:r>
      <w:r w:rsidRPr="00826B52">
        <w:rPr>
          <w:rFonts w:ascii="华文中宋" w:eastAsia="华文中宋" w:hAnsi="华文中宋" w:cs="宋体" w:hint="eastAsia"/>
          <w:sz w:val="21"/>
          <w:szCs w:val="21"/>
          <w:lang w:eastAsia="zh-CN"/>
        </w:rPr>
        <w:t>查找表</w:t>
      </w:r>
      <w:r w:rsidRPr="00826B52">
        <w:rPr>
          <w:rFonts w:ascii="华文中宋" w:eastAsia="华文中宋" w:hAnsi="华文中宋" w:cs="宋体"/>
          <w:sz w:val="21"/>
          <w:szCs w:val="21"/>
          <w:lang w:eastAsia="zh-CN"/>
        </w:rPr>
        <w:t>方案达到</w:t>
      </w:r>
      <w:r w:rsidRPr="00DB19E0">
        <w:rPr>
          <w:rFonts w:ascii="Times New Roman" w:eastAsia="华文中宋" w:hAnsi="Times New Roman" w:cs="Times New Roman"/>
          <w:sz w:val="21"/>
          <w:szCs w:val="21"/>
          <w:lang w:eastAsia="zh-CN"/>
        </w:rPr>
        <w:t>20.28</w:t>
      </w:r>
      <w:r w:rsidRPr="00826B52">
        <w:rPr>
          <w:rFonts w:ascii="华文中宋" w:eastAsia="华文中宋" w:hAnsi="华文中宋" w:cs="宋体" w:hint="eastAsia"/>
          <w:sz w:val="21"/>
          <w:szCs w:val="21"/>
          <w:lang w:eastAsia="zh-CN"/>
        </w:rPr>
        <w:t>倍</w:t>
      </w:r>
      <w:r w:rsidRPr="00826B52">
        <w:rPr>
          <w:rFonts w:ascii="华文中宋" w:eastAsia="华文中宋" w:hAnsi="华文中宋" w:cs="宋体"/>
          <w:sz w:val="21"/>
          <w:szCs w:val="21"/>
          <w:lang w:eastAsia="zh-CN"/>
        </w:rPr>
        <w:t>的加速，仅占用</w:t>
      </w:r>
      <w:r w:rsidRPr="00DB19E0">
        <w:rPr>
          <w:rFonts w:ascii="Times New Roman" w:eastAsia="华文中宋" w:hAnsi="Times New Roman" w:cs="Times New Roman"/>
          <w:sz w:val="21"/>
          <w:szCs w:val="21"/>
          <w:lang w:eastAsia="zh-CN"/>
        </w:rPr>
        <w:t>256</w:t>
      </w:r>
      <w:r w:rsidRPr="00DB19E0">
        <w:rPr>
          <w:rFonts w:ascii="Times New Roman" w:eastAsia="华文中宋" w:hAnsi="Times New Roman" w:cs="Times New Roman" w:hint="eastAsia"/>
          <w:sz w:val="21"/>
          <w:szCs w:val="21"/>
          <w:lang w:eastAsia="zh-CN"/>
        </w:rPr>
        <w:t>B</w:t>
      </w:r>
      <w:r w:rsidRPr="00826B52">
        <w:rPr>
          <w:rFonts w:ascii="华文中宋" w:eastAsia="华文中宋" w:hAnsi="华文中宋" w:cs="宋体"/>
          <w:sz w:val="21"/>
          <w:szCs w:val="21"/>
          <w:lang w:eastAsia="zh-CN"/>
        </w:rPr>
        <w:t>的内存空间。</w:t>
      </w:r>
    </w:p>
    <w:p w14:paraId="5A449AA0" w14:textId="72E6CA2C" w:rsidR="00D505D3" w:rsidRPr="00826B52" w:rsidRDefault="00D505D3" w:rsidP="002327DA">
      <w:pPr>
        <w:spacing w:line="340" w:lineRule="atLeast"/>
        <w:ind w:firstLine="432"/>
        <w:jc w:val="both"/>
        <w:rPr>
          <w:rFonts w:ascii="华文中宋" w:eastAsia="华文中宋" w:hAnsi="华文中宋" w:cs="宋体"/>
          <w:sz w:val="21"/>
          <w:szCs w:val="21"/>
          <w:lang w:eastAsia="zh-CN"/>
        </w:rPr>
      </w:pPr>
      <w:commentRangeStart w:id="147"/>
      <w:r w:rsidRPr="00826B52">
        <w:rPr>
          <w:rFonts w:ascii="华文中宋" w:eastAsia="华文中宋" w:hAnsi="华文中宋" w:cs="宋体"/>
          <w:sz w:val="21"/>
          <w:szCs w:val="21"/>
          <w:lang w:eastAsia="zh-CN"/>
        </w:rPr>
        <w:t>需要注意的是，由于存储墙的存在，内存访问的速度低于</w:t>
      </w:r>
      <w:r w:rsidRPr="00826B52">
        <w:rPr>
          <w:rFonts w:ascii="华文中宋" w:eastAsia="华文中宋" w:hAnsi="华文中宋" w:cs="宋体" w:hint="eastAsia"/>
          <w:sz w:val="21"/>
          <w:szCs w:val="21"/>
          <w:lang w:eastAsia="zh-CN"/>
        </w:rPr>
        <w:t>处理器</w:t>
      </w:r>
      <w:r w:rsidRPr="00826B52">
        <w:rPr>
          <w:rFonts w:ascii="华文中宋" w:eastAsia="华文中宋" w:hAnsi="华文中宋" w:cs="宋体"/>
          <w:sz w:val="21"/>
          <w:szCs w:val="21"/>
          <w:lang w:eastAsia="zh-CN"/>
        </w:rPr>
        <w:t>运算速度，导致在查找表所替换的计算量很小的情况下，查找表的效果并不明显。</w:t>
      </w:r>
      <w:r w:rsidRPr="00826B52">
        <w:rPr>
          <w:rFonts w:ascii="华文中宋" w:eastAsia="华文中宋" w:hAnsi="华文中宋" w:cs="宋体" w:hint="eastAsia"/>
          <w:sz w:val="21"/>
          <w:szCs w:val="21"/>
          <w:lang w:eastAsia="zh-CN"/>
        </w:rPr>
        <w:t>一方面</w:t>
      </w:r>
      <w:r w:rsidRPr="00826B52">
        <w:rPr>
          <w:rFonts w:ascii="华文中宋" w:eastAsia="华文中宋" w:hAnsi="华文中宋" w:cs="宋体"/>
          <w:sz w:val="21"/>
          <w:szCs w:val="21"/>
          <w:lang w:eastAsia="zh-CN"/>
        </w:rPr>
        <w:t>，从内存中提取结果需要</w:t>
      </w:r>
      <w:r w:rsidRPr="00826B52">
        <w:rPr>
          <w:rFonts w:ascii="华文中宋" w:eastAsia="华文中宋" w:hAnsi="华文中宋" w:cs="宋体" w:hint="eastAsia"/>
          <w:sz w:val="21"/>
          <w:szCs w:val="21"/>
          <w:lang w:eastAsia="zh-CN"/>
        </w:rPr>
        <w:t>更多</w:t>
      </w:r>
      <w:r w:rsidRPr="00826B52">
        <w:rPr>
          <w:rFonts w:ascii="华文中宋" w:eastAsia="华文中宋" w:hAnsi="华文中宋" w:cs="宋体"/>
          <w:sz w:val="21"/>
          <w:szCs w:val="21"/>
          <w:lang w:eastAsia="zh-CN"/>
        </w:rPr>
        <w:t>的时间；</w:t>
      </w:r>
      <w:r w:rsidRPr="00826B52">
        <w:rPr>
          <w:rFonts w:ascii="华文中宋" w:eastAsia="华文中宋" w:hAnsi="华文中宋" w:cs="宋体" w:hint="eastAsia"/>
          <w:sz w:val="21"/>
          <w:szCs w:val="21"/>
          <w:lang w:eastAsia="zh-CN"/>
        </w:rPr>
        <w:t>另一方面</w:t>
      </w:r>
      <w:r w:rsidRPr="00826B52">
        <w:rPr>
          <w:rFonts w:ascii="华文中宋" w:eastAsia="华文中宋" w:hAnsi="华文中宋" w:cs="宋体"/>
          <w:sz w:val="21"/>
          <w:szCs w:val="21"/>
          <w:lang w:eastAsia="zh-CN"/>
        </w:rPr>
        <w:t>，</w:t>
      </w:r>
      <w:r w:rsidRPr="00826B52">
        <w:rPr>
          <w:rFonts w:ascii="华文中宋" w:eastAsia="华文中宋" w:hAnsi="华文中宋" w:cs="宋体" w:hint="eastAsia"/>
          <w:sz w:val="21"/>
          <w:szCs w:val="21"/>
          <w:lang w:eastAsia="zh-CN"/>
        </w:rPr>
        <w:t>由于</w:t>
      </w:r>
      <w:r w:rsidRPr="00826B52">
        <w:rPr>
          <w:rFonts w:ascii="华文中宋" w:eastAsia="华文中宋" w:hAnsi="华文中宋" w:cs="宋体"/>
          <w:sz w:val="21"/>
          <w:szCs w:val="21"/>
          <w:lang w:eastAsia="zh-CN"/>
        </w:rPr>
        <w:t>增大了所需的内存并且破坏了高速缓存，</w:t>
      </w:r>
      <w:r w:rsidRPr="00826B52">
        <w:rPr>
          <w:rFonts w:ascii="华文中宋" w:eastAsia="华文中宋" w:hAnsi="华文中宋" w:cs="宋体" w:hint="eastAsia"/>
          <w:sz w:val="21"/>
          <w:szCs w:val="21"/>
          <w:lang w:eastAsia="zh-CN"/>
        </w:rPr>
        <w:t>如果</w:t>
      </w:r>
      <w:r w:rsidRPr="00826B52">
        <w:rPr>
          <w:rFonts w:ascii="华文中宋" w:eastAsia="华文中宋" w:hAnsi="华文中宋" w:cs="宋体"/>
          <w:sz w:val="21"/>
          <w:szCs w:val="21"/>
          <w:lang w:eastAsia="zh-CN"/>
        </w:rPr>
        <w:t>查找表太大，</w:t>
      </w:r>
      <w:r w:rsidRPr="00826B52">
        <w:rPr>
          <w:rFonts w:ascii="华文中宋" w:eastAsia="华文中宋" w:hAnsi="华文中宋" w:cs="宋体" w:hint="eastAsia"/>
          <w:sz w:val="21"/>
          <w:szCs w:val="21"/>
          <w:lang w:eastAsia="zh-CN"/>
        </w:rPr>
        <w:t>那么几乎</w:t>
      </w:r>
      <w:r w:rsidRPr="00826B52">
        <w:rPr>
          <w:rFonts w:ascii="华文中宋" w:eastAsia="华文中宋" w:hAnsi="华文中宋" w:cs="宋体"/>
          <w:sz w:val="21"/>
          <w:szCs w:val="21"/>
          <w:lang w:eastAsia="zh-CN"/>
        </w:rPr>
        <w:t>每次访问查找表都会导致高速缓存缺失。</w:t>
      </w:r>
      <w:r w:rsidRPr="00826B52">
        <w:rPr>
          <w:rFonts w:ascii="华文中宋" w:eastAsia="华文中宋" w:hAnsi="华文中宋" w:cs="宋体" w:hint="eastAsia"/>
          <w:sz w:val="21"/>
          <w:szCs w:val="21"/>
          <w:lang w:eastAsia="zh-CN"/>
        </w:rPr>
        <w:t>这两方面</w:t>
      </w:r>
      <w:r w:rsidRPr="00826B52">
        <w:rPr>
          <w:rFonts w:ascii="华文中宋" w:eastAsia="华文中宋" w:hAnsi="华文中宋" w:cs="宋体"/>
          <w:sz w:val="21"/>
          <w:szCs w:val="21"/>
          <w:lang w:eastAsia="zh-CN"/>
        </w:rPr>
        <w:t>原因共同限制了</w:t>
      </w:r>
      <w:r w:rsidRPr="00826B52">
        <w:rPr>
          <w:rFonts w:ascii="华文中宋" w:eastAsia="华文中宋" w:hAnsi="华文中宋" w:cs="宋体" w:hint="eastAsia"/>
          <w:sz w:val="21"/>
          <w:szCs w:val="21"/>
          <w:lang w:eastAsia="zh-CN"/>
        </w:rPr>
        <w:t>查找表</w:t>
      </w:r>
      <w:r w:rsidRPr="00826B52">
        <w:rPr>
          <w:rFonts w:ascii="华文中宋" w:eastAsia="华文中宋" w:hAnsi="华文中宋" w:cs="宋体"/>
          <w:sz w:val="21"/>
          <w:szCs w:val="21"/>
          <w:lang w:eastAsia="zh-CN"/>
        </w:rPr>
        <w:t>方法</w:t>
      </w:r>
      <w:r w:rsidRPr="00826B52">
        <w:rPr>
          <w:rFonts w:ascii="华文中宋" w:eastAsia="华文中宋" w:hAnsi="华文中宋" w:cs="宋体" w:hint="eastAsia"/>
          <w:sz w:val="21"/>
          <w:szCs w:val="21"/>
          <w:lang w:eastAsia="zh-CN"/>
        </w:rPr>
        <w:t>加速</w:t>
      </w:r>
      <w:r w:rsidRPr="00826B52">
        <w:rPr>
          <w:rFonts w:ascii="华文中宋" w:eastAsia="华文中宋" w:hAnsi="华文中宋" w:cs="宋体"/>
          <w:sz w:val="21"/>
          <w:szCs w:val="21"/>
          <w:lang w:eastAsia="zh-CN"/>
        </w:rPr>
        <w:t>效果的</w:t>
      </w:r>
      <w:r w:rsidRPr="00826B52">
        <w:rPr>
          <w:rFonts w:ascii="华文中宋" w:eastAsia="华文中宋" w:hAnsi="华文中宋" w:cs="宋体" w:hint="eastAsia"/>
          <w:sz w:val="21"/>
          <w:szCs w:val="21"/>
          <w:lang w:eastAsia="zh-CN"/>
        </w:rPr>
        <w:t>发挥</w:t>
      </w:r>
      <w:r w:rsidRPr="00826B52">
        <w:rPr>
          <w:rFonts w:ascii="华文中宋" w:eastAsia="华文中宋" w:hAnsi="华文中宋" w:cs="宋体"/>
          <w:sz w:val="21"/>
          <w:szCs w:val="21"/>
          <w:lang w:eastAsia="zh-CN"/>
        </w:rPr>
        <w:t>。</w:t>
      </w:r>
      <w:commentRangeEnd w:id="147"/>
      <w:r w:rsidR="000364C5">
        <w:rPr>
          <w:rStyle w:val="a7"/>
        </w:rPr>
        <w:commentReference w:id="147"/>
      </w:r>
    </w:p>
    <w:commentRangeStart w:id="148"/>
    <w:p w14:paraId="70DC0A36" w14:textId="73B0F612" w:rsidR="00D505D3" w:rsidRPr="00B22460" w:rsidRDefault="00EF70B0" w:rsidP="00EC79A8">
      <w:pPr>
        <w:pStyle w:val="a4"/>
        <w:keepNext/>
        <w:keepLines/>
        <w:widowControl w:val="0"/>
        <w:numPr>
          <w:ilvl w:val="0"/>
          <w:numId w:val="6"/>
        </w:numPr>
        <w:tabs>
          <w:tab w:val="left" w:pos="0"/>
        </w:tabs>
        <w:overflowPunct w:val="0"/>
        <w:autoSpaceDE w:val="0"/>
        <w:autoSpaceDN w:val="0"/>
        <w:adjustRightInd w:val="0"/>
        <w:spacing w:line="320" w:lineRule="exact"/>
        <w:textAlignment w:val="baseline"/>
        <w:outlineLvl w:val="1"/>
        <w:rPr>
          <w:rFonts w:ascii="华文中宋" w:eastAsia="华文中宋" w:hAnsi="华文中宋" w:cs="宋体"/>
          <w:b/>
          <w:sz w:val="21"/>
          <w:szCs w:val="21"/>
          <w:lang w:eastAsia="zh-CN"/>
        </w:rPr>
      </w:pPr>
      <w:r>
        <w:rPr>
          <w:rFonts w:ascii="华文中宋" w:eastAsia="华文中宋" w:hAnsi="华文中宋" w:cs="宋体" w:hint="eastAsia"/>
          <w:b/>
          <w:noProof/>
          <w:sz w:val="21"/>
          <w:szCs w:val="21"/>
          <w:lang w:eastAsia="zh-CN"/>
        </w:rPr>
        <w:lastRenderedPageBreak/>
        <mc:AlternateContent>
          <mc:Choice Requires="wpg">
            <w:drawing>
              <wp:anchor distT="0" distB="0" distL="114300" distR="114300" simplePos="0" relativeHeight="251691008" behindDoc="0" locked="0" layoutInCell="1" allowOverlap="1" wp14:anchorId="66DD080C" wp14:editId="50DD3F37">
                <wp:simplePos x="0" y="0"/>
                <wp:positionH relativeFrom="column">
                  <wp:posOffset>-60325</wp:posOffset>
                </wp:positionH>
                <wp:positionV relativeFrom="paragraph">
                  <wp:posOffset>-5054600</wp:posOffset>
                </wp:positionV>
                <wp:extent cx="2966720" cy="2601595"/>
                <wp:effectExtent l="0" t="0" r="5080" b="0"/>
                <wp:wrapThrough wrapText="bothSides">
                  <wp:wrapPolygon edited="0">
                    <wp:start x="0" y="0"/>
                    <wp:lineTo x="0" y="21299"/>
                    <wp:lineTo x="21452" y="21299"/>
                    <wp:lineTo x="21452" y="0"/>
                    <wp:lineTo x="0" y="0"/>
                  </wp:wrapPolygon>
                </wp:wrapThrough>
                <wp:docPr id="18" name="Group 18"/>
                <wp:cNvGraphicFramePr/>
                <a:graphic xmlns:a="http://schemas.openxmlformats.org/drawingml/2006/main">
                  <a:graphicData uri="http://schemas.microsoft.com/office/word/2010/wordprocessingGroup">
                    <wpg:wgp>
                      <wpg:cNvGrpSpPr/>
                      <wpg:grpSpPr>
                        <a:xfrm>
                          <a:off x="0" y="0"/>
                          <a:ext cx="2966720" cy="2601595"/>
                          <a:chOff x="0" y="0"/>
                          <a:chExt cx="2966720" cy="2625048"/>
                        </a:xfrm>
                      </wpg:grpSpPr>
                      <pic:pic xmlns:pic="http://schemas.openxmlformats.org/drawingml/2006/picture">
                        <pic:nvPicPr>
                          <pic:cNvPr id="16" name="Picture 16" descr="../../Desktop/2.pdf"/>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6720" cy="2292350"/>
                          </a:xfrm>
                          <a:prstGeom prst="rect">
                            <a:avLst/>
                          </a:prstGeom>
                          <a:noFill/>
                          <a:ln>
                            <a:noFill/>
                          </a:ln>
                        </pic:spPr>
                      </pic:pic>
                      <wps:wsp>
                        <wps:cNvPr id="17" name="Text Box 17"/>
                        <wps:cNvSpPr txBox="1"/>
                        <wps:spPr>
                          <a:xfrm>
                            <a:off x="0" y="2350093"/>
                            <a:ext cx="2966720" cy="274955"/>
                          </a:xfrm>
                          <a:prstGeom prst="rect">
                            <a:avLst/>
                          </a:prstGeom>
                          <a:solidFill>
                            <a:prstClr val="white"/>
                          </a:solidFill>
                          <a:ln>
                            <a:noFill/>
                          </a:ln>
                          <a:effectLst/>
                        </wps:spPr>
                        <wps:txbx>
                          <w:txbxContent>
                            <w:p w14:paraId="4B4FA24E" w14:textId="1FFA1AC2" w:rsidR="00952EB4" w:rsidRPr="00EF70B0" w:rsidRDefault="00952EB4" w:rsidP="00EF70B0">
                              <w:pPr>
                                <w:pStyle w:val="af6"/>
                                <w:jc w:val="center"/>
                                <w:rPr>
                                  <w:rFonts w:ascii="华文中宋" w:eastAsia="华文中宋" w:hAnsi="华文中宋" w:cs="宋体"/>
                                  <w:b/>
                                  <w:i w:val="0"/>
                                  <w:noProof/>
                                  <w:color w:val="000000" w:themeColor="text1"/>
                                  <w:sz w:val="21"/>
                                  <w:szCs w:val="21"/>
                                  <w:lang w:eastAsia="zh-CN"/>
                                </w:rPr>
                              </w:pPr>
                              <w:r w:rsidRPr="00EF70B0">
                                <w:rPr>
                                  <w:rFonts w:ascii="宋体" w:eastAsia="宋体" w:hAnsi="宋体" w:cs="宋体"/>
                                  <w:b/>
                                  <w:i w:val="0"/>
                                  <w:color w:val="000000" w:themeColor="text1"/>
                                  <w:lang w:eastAsia="zh-CN"/>
                                </w:rPr>
                                <w:t>图</w:t>
                              </w:r>
                              <w:r w:rsidRPr="00EF70B0">
                                <w:rPr>
                                  <w:b/>
                                  <w:i w:val="0"/>
                                  <w:color w:val="000000" w:themeColor="text1"/>
                                  <w:lang w:eastAsia="zh-CN"/>
                                </w:rPr>
                                <w:t xml:space="preserve"> </w:t>
                              </w:r>
                              <w:r w:rsidRPr="00EF70B0">
                                <w:rPr>
                                  <w:b/>
                                  <w:i w:val="0"/>
                                  <w:color w:val="000000" w:themeColor="text1"/>
                                </w:rPr>
                                <w:fldChar w:fldCharType="begin"/>
                              </w:r>
                              <w:r w:rsidRPr="00EF70B0">
                                <w:rPr>
                                  <w:b/>
                                  <w:i w:val="0"/>
                                  <w:color w:val="000000" w:themeColor="text1"/>
                                  <w:lang w:eastAsia="zh-CN"/>
                                </w:rPr>
                                <w:instrText xml:space="preserve"> SEQ </w:instrText>
                              </w:r>
                              <w:r w:rsidRPr="00EF70B0">
                                <w:rPr>
                                  <w:b/>
                                  <w:i w:val="0"/>
                                  <w:color w:val="000000" w:themeColor="text1"/>
                                  <w:lang w:eastAsia="zh-CN"/>
                                </w:rPr>
                                <w:instrText>图</w:instrText>
                              </w:r>
                              <w:r w:rsidRPr="00EF70B0">
                                <w:rPr>
                                  <w:b/>
                                  <w:i w:val="0"/>
                                  <w:color w:val="000000" w:themeColor="text1"/>
                                  <w:lang w:eastAsia="zh-CN"/>
                                </w:rPr>
                                <w:instrText xml:space="preserve"> \* ARABIC </w:instrText>
                              </w:r>
                              <w:r w:rsidRPr="00EF70B0">
                                <w:rPr>
                                  <w:b/>
                                  <w:i w:val="0"/>
                                  <w:color w:val="000000" w:themeColor="text1"/>
                                </w:rPr>
                                <w:fldChar w:fldCharType="separate"/>
                              </w:r>
                              <w:r w:rsidRPr="00EF70B0">
                                <w:rPr>
                                  <w:b/>
                                  <w:i w:val="0"/>
                                  <w:noProof/>
                                  <w:color w:val="000000" w:themeColor="text1"/>
                                  <w:lang w:eastAsia="zh-CN"/>
                                </w:rPr>
                                <w:t>6</w:t>
                              </w:r>
                              <w:r w:rsidRPr="00EF70B0">
                                <w:rPr>
                                  <w:b/>
                                  <w:i w:val="0"/>
                                  <w:color w:val="000000" w:themeColor="text1"/>
                                </w:rPr>
                                <w:fldChar w:fldCharType="end"/>
                              </w:r>
                              <w:r w:rsidRPr="00EF70B0">
                                <w:rPr>
                                  <w:b/>
                                  <w:i w:val="0"/>
                                  <w:color w:val="000000" w:themeColor="text1"/>
                                  <w:lang w:eastAsia="zh-CN"/>
                                </w:rPr>
                                <w:t xml:space="preserve"> </w:t>
                              </w:r>
                              <w:r w:rsidRPr="00EF70B0">
                                <w:rPr>
                                  <w:rFonts w:ascii="宋体" w:eastAsia="宋体" w:hAnsi="宋体" w:cs="宋体"/>
                                  <w:b/>
                                  <w:i w:val="0"/>
                                  <w:color w:val="000000" w:themeColor="text1"/>
                                  <w:lang w:eastAsia="zh-CN"/>
                                </w:rPr>
                                <w:t>查</w:t>
                              </w:r>
                              <w:r w:rsidRPr="00EF70B0">
                                <w:rPr>
                                  <w:rFonts w:hint="eastAsia"/>
                                  <w:b/>
                                  <w:i w:val="0"/>
                                  <w:color w:val="000000" w:themeColor="text1"/>
                                  <w:lang w:eastAsia="zh-CN"/>
                                </w:rPr>
                                <w:t>找表尺寸与加速效果的关系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8" o:spid="_x0000_s1036" style="position:absolute;left:0;text-align:left;margin-left:-4.75pt;margin-top:-398pt;width:233.6pt;height:204.85pt;z-index:251691008;mso-height-relative:margin" coordsize="29667,2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">
                <v:shape id="Picture 16" o:spid="_x0000_s1037" type="#_x0000_t75" alt="../../Desktop/2.pdf" style="position:absolute;width:29667;height:22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t9FTBAAAA2wAAAA8AAABkcnMvZG93bnJldi54bWxET8lqwzAQvRf6D2IKvTVyczCpGzkEF0MP&#10;vcRp6HWQxgu1RsZSvPx9VCjkNo+3zv6w2F5MNPrOsYLXTQKCWDvTcaPg+1y+7ED4gGywd0wKVvJw&#10;yB8f9pgZN/OJpio0Ioawz1BBG8KQSel1Sxb9xg3EkavdaDFEODbSjDjHcNvLbZKk0mLHsaHFgYqW&#10;9G91tQp0qN+K6zn5+TiWX7idm+Ky6lWp56fl+A4i0BLu4n/3p4nzU/j7JR4g8x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5t9FTBAAAA2wAAAA8AAAAAAAAAAAAAAAAAnwIA&#10;AGRycy9kb3ducmV2LnhtbFBLBQYAAAAABAAEAPcAAACNAwAAAAA=&#10;">
                  <v:imagedata r:id="rId27" o:title="2"/>
                  <v:path arrowok="t"/>
                </v:shape>
                <v:shape id="Text Box 17" o:spid="_x0000_s1038" type="#_x0000_t202" style="position:absolute;top:23500;width:2966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14:paraId="4B4FA24E" w14:textId="1FFA1AC2" w:rsidR="00952EB4" w:rsidRPr="00EF70B0" w:rsidRDefault="00952EB4" w:rsidP="00EF70B0">
                        <w:pPr>
                          <w:pStyle w:val="af6"/>
                          <w:jc w:val="center"/>
                          <w:rPr>
                            <w:rFonts w:ascii="华文中宋" w:eastAsia="华文中宋" w:hAnsi="华文中宋" w:cs="宋体"/>
                            <w:b/>
                            <w:i w:val="0"/>
                            <w:noProof/>
                            <w:color w:val="000000" w:themeColor="text1"/>
                            <w:sz w:val="21"/>
                            <w:szCs w:val="21"/>
                            <w:lang w:eastAsia="zh-CN"/>
                          </w:rPr>
                        </w:pPr>
                        <w:r w:rsidRPr="00EF70B0">
                          <w:rPr>
                            <w:rFonts w:ascii="宋体" w:eastAsia="宋体" w:hAnsi="宋体" w:cs="宋体"/>
                            <w:b/>
                            <w:i w:val="0"/>
                            <w:color w:val="000000" w:themeColor="text1"/>
                            <w:lang w:eastAsia="zh-CN"/>
                          </w:rPr>
                          <w:t>图</w:t>
                        </w:r>
                        <w:r w:rsidRPr="00EF70B0">
                          <w:rPr>
                            <w:b/>
                            <w:i w:val="0"/>
                            <w:color w:val="000000" w:themeColor="text1"/>
                            <w:lang w:eastAsia="zh-CN"/>
                          </w:rPr>
                          <w:t xml:space="preserve"> </w:t>
                        </w:r>
                        <w:r w:rsidRPr="00EF70B0">
                          <w:rPr>
                            <w:b/>
                            <w:i w:val="0"/>
                            <w:color w:val="000000" w:themeColor="text1"/>
                          </w:rPr>
                          <w:fldChar w:fldCharType="begin"/>
                        </w:r>
                        <w:r w:rsidRPr="00EF70B0">
                          <w:rPr>
                            <w:b/>
                            <w:i w:val="0"/>
                            <w:color w:val="000000" w:themeColor="text1"/>
                            <w:lang w:eastAsia="zh-CN"/>
                          </w:rPr>
                          <w:instrText xml:space="preserve"> SEQ </w:instrText>
                        </w:r>
                        <w:r w:rsidRPr="00EF70B0">
                          <w:rPr>
                            <w:b/>
                            <w:i w:val="0"/>
                            <w:color w:val="000000" w:themeColor="text1"/>
                            <w:lang w:eastAsia="zh-CN"/>
                          </w:rPr>
                          <w:instrText>图</w:instrText>
                        </w:r>
                        <w:r w:rsidRPr="00EF70B0">
                          <w:rPr>
                            <w:b/>
                            <w:i w:val="0"/>
                            <w:color w:val="000000" w:themeColor="text1"/>
                            <w:lang w:eastAsia="zh-CN"/>
                          </w:rPr>
                          <w:instrText xml:space="preserve"> \* ARABIC </w:instrText>
                        </w:r>
                        <w:r w:rsidRPr="00EF70B0">
                          <w:rPr>
                            <w:b/>
                            <w:i w:val="0"/>
                            <w:color w:val="000000" w:themeColor="text1"/>
                          </w:rPr>
                          <w:fldChar w:fldCharType="separate"/>
                        </w:r>
                        <w:r w:rsidRPr="00EF70B0">
                          <w:rPr>
                            <w:b/>
                            <w:i w:val="0"/>
                            <w:noProof/>
                            <w:color w:val="000000" w:themeColor="text1"/>
                            <w:lang w:eastAsia="zh-CN"/>
                          </w:rPr>
                          <w:t>6</w:t>
                        </w:r>
                        <w:r w:rsidRPr="00EF70B0">
                          <w:rPr>
                            <w:b/>
                            <w:i w:val="0"/>
                            <w:color w:val="000000" w:themeColor="text1"/>
                          </w:rPr>
                          <w:fldChar w:fldCharType="end"/>
                        </w:r>
                        <w:r w:rsidRPr="00EF70B0">
                          <w:rPr>
                            <w:b/>
                            <w:i w:val="0"/>
                            <w:color w:val="000000" w:themeColor="text1"/>
                            <w:lang w:eastAsia="zh-CN"/>
                          </w:rPr>
                          <w:t xml:space="preserve"> </w:t>
                        </w:r>
                        <w:r w:rsidRPr="00EF70B0">
                          <w:rPr>
                            <w:rFonts w:ascii="宋体" w:eastAsia="宋体" w:hAnsi="宋体" w:cs="宋体"/>
                            <w:b/>
                            <w:i w:val="0"/>
                            <w:color w:val="000000" w:themeColor="text1"/>
                            <w:lang w:eastAsia="zh-CN"/>
                          </w:rPr>
                          <w:t>查</w:t>
                        </w:r>
                        <w:r w:rsidRPr="00EF70B0">
                          <w:rPr>
                            <w:rFonts w:hint="eastAsia"/>
                            <w:b/>
                            <w:i w:val="0"/>
                            <w:color w:val="000000" w:themeColor="text1"/>
                            <w:lang w:eastAsia="zh-CN"/>
                          </w:rPr>
                          <w:t>找表尺寸与加速效果的关系</w:t>
                        </w:r>
                      </w:p>
                    </w:txbxContent>
                  </v:textbox>
                </v:shape>
                <w10:wrap type="through"/>
              </v:group>
            </w:pict>
          </mc:Fallback>
        </mc:AlternateContent>
      </w:r>
      <w:commentRangeEnd w:id="148"/>
      <w:r w:rsidR="002668B3">
        <w:rPr>
          <w:rStyle w:val="a7"/>
        </w:rPr>
        <w:commentReference w:id="148"/>
      </w:r>
      <w:r w:rsidR="00F146FA" w:rsidRPr="00B22460">
        <w:rPr>
          <w:rFonts w:ascii="华文中宋" w:eastAsia="华文中宋" w:hAnsi="华文中宋" w:cs="宋体" w:hint="eastAsia"/>
          <w:b/>
          <w:sz w:val="21"/>
          <w:szCs w:val="21"/>
          <w:lang w:eastAsia="zh-CN"/>
        </w:rPr>
        <w:t>并行</w:t>
      </w:r>
      <w:r w:rsidR="00F146FA" w:rsidRPr="00B22460">
        <w:rPr>
          <w:rFonts w:ascii="华文中宋" w:eastAsia="华文中宋" w:hAnsi="华文中宋" w:cs="宋体"/>
          <w:b/>
          <w:sz w:val="21"/>
          <w:szCs w:val="21"/>
          <w:lang w:eastAsia="zh-CN"/>
        </w:rPr>
        <w:t>离散事件模拟</w:t>
      </w:r>
    </w:p>
    <w:p w14:paraId="096C5C19" w14:textId="321E7085" w:rsidR="00F146FA" w:rsidRPr="00826B52" w:rsidRDefault="00BE7D5A"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使用</w:t>
      </w:r>
      <w:r w:rsidRPr="00755893">
        <w:rPr>
          <w:rFonts w:ascii="Times New Roman" w:eastAsia="华文中宋" w:hAnsi="Times New Roman" w:cs="Times New Roman"/>
          <w:sz w:val="21"/>
          <w:szCs w:val="21"/>
          <w:lang w:eastAsia="zh-CN"/>
        </w:rPr>
        <w:t>7</w:t>
      </w:r>
      <w:r w:rsidRPr="00755893">
        <w:rPr>
          <w:rFonts w:ascii="Times New Roman" w:eastAsia="华文中宋" w:hAnsi="Times New Roman" w:cs="Times New Roman" w:hint="eastAsia"/>
          <w:sz w:val="21"/>
          <w:szCs w:val="21"/>
          <w:lang w:eastAsia="zh-CN"/>
        </w:rPr>
        <w:t>个</w:t>
      </w:r>
      <w:r w:rsidRPr="00755893">
        <w:rPr>
          <w:rFonts w:ascii="Times New Roman" w:eastAsia="华文中宋" w:hAnsi="Times New Roman" w:cs="Times New Roman"/>
          <w:sz w:val="21"/>
          <w:szCs w:val="21"/>
          <w:lang w:eastAsia="zh-CN"/>
        </w:rPr>
        <w:t>线程运行并行模拟框架</w:t>
      </w:r>
      <w:r w:rsidRPr="00826B52">
        <w:rPr>
          <w:rFonts w:ascii="华文中宋" w:eastAsia="华文中宋" w:hAnsi="华文中宋" w:cs="宋体"/>
          <w:sz w:val="21"/>
          <w:szCs w:val="21"/>
          <w:lang w:eastAsia="zh-CN"/>
        </w:rPr>
        <w:t>，</w:t>
      </w:r>
      <w:r w:rsidR="00726EAF" w:rsidRPr="00826B52">
        <w:rPr>
          <w:rFonts w:ascii="华文中宋" w:eastAsia="华文中宋" w:hAnsi="华文中宋" w:cs="宋体"/>
          <w:sz w:val="21"/>
          <w:szCs w:val="21"/>
          <w:lang w:eastAsia="zh-CN"/>
        </w:rPr>
        <w:t>统计</w:t>
      </w:r>
      <w:r w:rsidR="00726EAF" w:rsidRPr="00826B52">
        <w:rPr>
          <w:rFonts w:ascii="华文中宋" w:eastAsia="华文中宋" w:hAnsi="华文中宋" w:cs="宋体" w:hint="eastAsia"/>
          <w:sz w:val="21"/>
          <w:szCs w:val="21"/>
          <w:lang w:eastAsia="zh-CN"/>
        </w:rPr>
        <w:t>多组</w:t>
      </w:r>
      <w:r w:rsidR="00726EAF" w:rsidRPr="00826B52">
        <w:rPr>
          <w:rFonts w:ascii="华文中宋" w:eastAsia="华文中宋" w:hAnsi="华文中宋" w:cs="宋体"/>
          <w:sz w:val="21"/>
          <w:szCs w:val="21"/>
          <w:lang w:eastAsia="zh-CN"/>
        </w:rPr>
        <w:t>测试程序在</w:t>
      </w:r>
      <w:r w:rsidR="00726EAF" w:rsidRPr="00826B52">
        <w:rPr>
          <w:rFonts w:ascii="华文中宋" w:eastAsia="华文中宋" w:hAnsi="华文中宋" w:cs="宋体" w:hint="eastAsia"/>
          <w:sz w:val="21"/>
          <w:szCs w:val="21"/>
          <w:lang w:eastAsia="zh-CN"/>
        </w:rPr>
        <w:t>执行</w:t>
      </w:r>
      <w:r w:rsidR="00726EAF" w:rsidRPr="00826B52">
        <w:rPr>
          <w:rFonts w:ascii="华文中宋" w:eastAsia="华文中宋" w:hAnsi="华文中宋" w:cs="宋体"/>
          <w:sz w:val="21"/>
          <w:szCs w:val="21"/>
          <w:lang w:eastAsia="zh-CN"/>
        </w:rPr>
        <w:t>不</w:t>
      </w:r>
      <w:r w:rsidR="00726EAF" w:rsidRPr="00826B52">
        <w:rPr>
          <w:rFonts w:ascii="华文中宋" w:eastAsia="华文中宋" w:hAnsi="华文中宋" w:cs="宋体" w:hint="eastAsia"/>
          <w:sz w:val="21"/>
          <w:szCs w:val="21"/>
          <w:lang w:eastAsia="zh-CN"/>
        </w:rPr>
        <w:t>同</w:t>
      </w:r>
      <w:r w:rsidR="00726EAF" w:rsidRPr="00826B52">
        <w:rPr>
          <w:rFonts w:ascii="华文中宋" w:eastAsia="华文中宋" w:hAnsi="华文中宋" w:cs="宋体"/>
          <w:sz w:val="21"/>
          <w:szCs w:val="21"/>
          <w:lang w:eastAsia="zh-CN"/>
        </w:rPr>
        <w:t>数量指令的情况下程序的最大加速比，</w:t>
      </w:r>
      <w:r w:rsidR="00726EAF" w:rsidRPr="00826B52">
        <w:rPr>
          <w:rFonts w:ascii="华文中宋" w:eastAsia="华文中宋" w:hAnsi="华文中宋" w:cs="宋体" w:hint="eastAsia"/>
          <w:sz w:val="21"/>
          <w:szCs w:val="21"/>
          <w:lang w:eastAsia="zh-CN"/>
        </w:rPr>
        <w:t>结果</w:t>
      </w:r>
      <w:r w:rsidR="006361BC" w:rsidRPr="00826B52">
        <w:rPr>
          <w:rFonts w:ascii="华文中宋" w:eastAsia="华文中宋" w:hAnsi="华文中宋" w:cs="宋体"/>
          <w:sz w:val="21"/>
          <w:szCs w:val="21"/>
          <w:lang w:eastAsia="zh-CN"/>
        </w:rPr>
        <w:t>如</w:t>
      </w:r>
      <w:r w:rsidR="00E86CC6">
        <w:rPr>
          <w:rFonts w:ascii="华文中宋" w:eastAsia="华文中宋" w:hAnsi="华文中宋" w:cs="宋体"/>
          <w:sz w:val="21"/>
          <w:szCs w:val="21"/>
          <w:lang w:eastAsia="zh-CN"/>
        </w:rPr>
        <w:fldChar w:fldCharType="begin"/>
      </w:r>
      <w:r w:rsidR="00E86CC6">
        <w:rPr>
          <w:rFonts w:ascii="华文中宋" w:eastAsia="华文中宋" w:hAnsi="华文中宋" w:cs="宋体"/>
          <w:sz w:val="21"/>
          <w:szCs w:val="21"/>
          <w:lang w:eastAsia="zh-CN"/>
        </w:rPr>
        <w:instrText xml:space="preserve"> REF _Ref444784073 \h  \* MERGEFORMAT </w:instrText>
      </w:r>
      <w:r w:rsidR="00E86CC6">
        <w:rPr>
          <w:rFonts w:ascii="华文中宋" w:eastAsia="华文中宋" w:hAnsi="华文中宋" w:cs="宋体"/>
          <w:sz w:val="21"/>
          <w:szCs w:val="21"/>
          <w:lang w:eastAsia="zh-CN"/>
        </w:rPr>
      </w:r>
      <w:r w:rsidR="00E86CC6">
        <w:rPr>
          <w:rFonts w:ascii="华文中宋" w:eastAsia="华文中宋" w:hAnsi="华文中宋" w:cs="宋体"/>
          <w:sz w:val="21"/>
          <w:szCs w:val="21"/>
          <w:lang w:eastAsia="zh-CN"/>
        </w:rPr>
        <w:fldChar w:fldCharType="separate"/>
      </w:r>
      <w:r w:rsidR="00E86CC6" w:rsidRPr="00E86CC6">
        <w:rPr>
          <w:rFonts w:ascii="华文中宋" w:eastAsia="华文中宋" w:hAnsi="华文中宋" w:cs="宋体"/>
          <w:sz w:val="21"/>
          <w:szCs w:val="21"/>
          <w:lang w:eastAsia="zh-CN"/>
        </w:rPr>
        <w:t>图 7</w:t>
      </w:r>
      <w:r w:rsidR="00E86CC6">
        <w:rPr>
          <w:rFonts w:ascii="华文中宋" w:eastAsia="华文中宋" w:hAnsi="华文中宋" w:cs="宋体"/>
          <w:sz w:val="21"/>
          <w:szCs w:val="21"/>
          <w:lang w:eastAsia="zh-CN"/>
        </w:rPr>
        <w:fldChar w:fldCharType="end"/>
      </w:r>
      <w:r w:rsidR="00726EAF" w:rsidRPr="00826B52">
        <w:rPr>
          <w:rFonts w:ascii="华文中宋" w:eastAsia="华文中宋" w:hAnsi="华文中宋" w:cs="宋体"/>
          <w:sz w:val="21"/>
          <w:szCs w:val="21"/>
          <w:lang w:eastAsia="zh-CN"/>
        </w:rPr>
        <w:t>所示：</w:t>
      </w:r>
    </w:p>
    <w:p w14:paraId="6F2DAAEC" w14:textId="7B226871" w:rsidR="00E86CC6" w:rsidRPr="00B46B06" w:rsidRDefault="00E86CC6" w:rsidP="00B46B06">
      <w:pPr>
        <w:pStyle w:val="af6"/>
        <w:rPr>
          <w:rFonts w:ascii="华文中宋" w:eastAsia="华文中宋" w:hAnsi="华文中宋" w:cs="宋体"/>
          <w:b/>
          <w:i w:val="0"/>
          <w:lang w:eastAsia="zh-CN"/>
        </w:rPr>
      </w:pPr>
      <w:r>
        <w:rPr>
          <w:rFonts w:ascii="华文中宋" w:eastAsia="华文中宋" w:hAnsi="华文中宋" w:cs="宋体"/>
          <w:noProof/>
          <w:sz w:val="21"/>
          <w:szCs w:val="21"/>
          <w:lang w:eastAsia="zh-CN"/>
        </w:rPr>
        <mc:AlternateContent>
          <mc:Choice Requires="wpg">
            <w:drawing>
              <wp:anchor distT="0" distB="0" distL="114300" distR="114300" simplePos="0" relativeHeight="251678720" behindDoc="0" locked="0" layoutInCell="1" allowOverlap="1" wp14:anchorId="3CE016D6" wp14:editId="51C3B5FF">
                <wp:simplePos x="0" y="0"/>
                <wp:positionH relativeFrom="column">
                  <wp:posOffset>-110490</wp:posOffset>
                </wp:positionH>
                <wp:positionV relativeFrom="paragraph">
                  <wp:posOffset>165735</wp:posOffset>
                </wp:positionV>
                <wp:extent cx="3209290" cy="2967990"/>
                <wp:effectExtent l="0" t="0" r="0" b="3810"/>
                <wp:wrapThrough wrapText="bothSides">
                  <wp:wrapPolygon edited="0">
                    <wp:start x="9231" y="370"/>
                    <wp:lineTo x="1539" y="1849"/>
                    <wp:lineTo x="171" y="2218"/>
                    <wp:lineTo x="0" y="5546"/>
                    <wp:lineTo x="0" y="15528"/>
                    <wp:lineTo x="1880" y="15528"/>
                    <wp:lineTo x="3761" y="18485"/>
                    <wp:lineTo x="0" y="19409"/>
                    <wp:lineTo x="0" y="21443"/>
                    <wp:lineTo x="21369" y="21443"/>
                    <wp:lineTo x="21369" y="18485"/>
                    <wp:lineTo x="11967" y="18485"/>
                    <wp:lineTo x="20856" y="16267"/>
                    <wp:lineTo x="21027" y="2033"/>
                    <wp:lineTo x="20173" y="1664"/>
                    <wp:lineTo x="14189" y="370"/>
                    <wp:lineTo x="9231" y="370"/>
                  </wp:wrapPolygon>
                </wp:wrapThrough>
                <wp:docPr id="31" name="Group 31"/>
                <wp:cNvGraphicFramePr/>
                <a:graphic xmlns:a="http://schemas.openxmlformats.org/drawingml/2006/main">
                  <a:graphicData uri="http://schemas.microsoft.com/office/word/2010/wordprocessingGroup">
                    <wpg:wgp>
                      <wpg:cNvGrpSpPr/>
                      <wpg:grpSpPr>
                        <a:xfrm>
                          <a:off x="0" y="0"/>
                          <a:ext cx="3209290" cy="2967990"/>
                          <a:chOff x="0" y="0"/>
                          <a:chExt cx="2824692" cy="3060489"/>
                        </a:xfrm>
                      </wpg:grpSpPr>
                      <pic:pic xmlns:pic="http://schemas.openxmlformats.org/drawingml/2006/picture">
                        <pic:nvPicPr>
                          <pic:cNvPr id="23" name="Picture 23" descr="../../Desktop/Rplot.pdf"/>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8467" y="0"/>
                            <a:ext cx="2816225" cy="2730500"/>
                          </a:xfrm>
                          <a:prstGeom prst="rect">
                            <a:avLst/>
                          </a:prstGeom>
                          <a:noFill/>
                          <a:ln>
                            <a:noFill/>
                          </a:ln>
                        </pic:spPr>
                      </pic:pic>
                      <wps:wsp>
                        <wps:cNvPr id="29" name="Text Box 29"/>
                        <wps:cNvSpPr txBox="1"/>
                        <wps:spPr>
                          <a:xfrm>
                            <a:off x="0" y="2785534"/>
                            <a:ext cx="2816225" cy="274955"/>
                          </a:xfrm>
                          <a:prstGeom prst="rect">
                            <a:avLst/>
                          </a:prstGeom>
                          <a:solidFill>
                            <a:prstClr val="white"/>
                          </a:solidFill>
                          <a:ln>
                            <a:noFill/>
                          </a:ln>
                          <a:effectLst/>
                        </wps:spPr>
                        <wps:txbx>
                          <w:txbxContent>
                            <w:p w14:paraId="5F5BE391" w14:textId="0132E157" w:rsidR="00952EB4" w:rsidRPr="00056B04" w:rsidRDefault="00952EB4" w:rsidP="00E86CC6">
                              <w:pPr>
                                <w:pStyle w:val="af6"/>
                                <w:jc w:val="center"/>
                                <w:rPr>
                                  <w:b/>
                                  <w:i w:val="0"/>
                                  <w:noProof/>
                                  <w:color w:val="auto"/>
                                  <w:lang w:eastAsia="zh-CN"/>
                                </w:rPr>
                              </w:pPr>
                              <w:bookmarkStart w:id="149" w:name="_Ref444784073"/>
                              <w:r w:rsidRPr="00056B04">
                                <w:rPr>
                                  <w:rFonts w:ascii="宋体" w:eastAsia="宋体" w:hAnsi="宋体" w:cs="宋体"/>
                                  <w:b/>
                                  <w:i w:val="0"/>
                                  <w:color w:val="auto"/>
                                  <w:lang w:eastAsia="zh-CN"/>
                                </w:rPr>
                                <w:t>图</w:t>
                              </w:r>
                              <w:r w:rsidRPr="00056B04">
                                <w:rPr>
                                  <w:b/>
                                  <w:i w:val="0"/>
                                  <w:color w:val="auto"/>
                                  <w:lang w:eastAsia="zh-CN"/>
                                </w:rPr>
                                <w:t xml:space="preserve"> </w:t>
                              </w:r>
                              <w:r w:rsidRPr="00056B04">
                                <w:rPr>
                                  <w:b/>
                                  <w:i w:val="0"/>
                                  <w:color w:val="auto"/>
                                </w:rPr>
                                <w:fldChar w:fldCharType="begin"/>
                              </w:r>
                              <w:r w:rsidRPr="00056B04">
                                <w:rPr>
                                  <w:b/>
                                  <w:i w:val="0"/>
                                  <w:color w:val="auto"/>
                                  <w:lang w:eastAsia="zh-CN"/>
                                </w:rPr>
                                <w:instrText xml:space="preserve"> SEQ </w:instrText>
                              </w:r>
                              <w:r w:rsidRPr="00056B04">
                                <w:rPr>
                                  <w:b/>
                                  <w:i w:val="0"/>
                                  <w:color w:val="auto"/>
                                  <w:lang w:eastAsia="zh-CN"/>
                                </w:rPr>
                                <w:instrText>图</w:instrText>
                              </w:r>
                              <w:r w:rsidRPr="00056B04">
                                <w:rPr>
                                  <w:b/>
                                  <w:i w:val="0"/>
                                  <w:color w:val="auto"/>
                                  <w:lang w:eastAsia="zh-CN"/>
                                </w:rPr>
                                <w:instrText xml:space="preserve"> \* ARABIC </w:instrText>
                              </w:r>
                              <w:r w:rsidRPr="00056B04">
                                <w:rPr>
                                  <w:b/>
                                  <w:i w:val="0"/>
                                  <w:color w:val="auto"/>
                                </w:rPr>
                                <w:fldChar w:fldCharType="separate"/>
                              </w:r>
                              <w:r w:rsidRPr="00056B04">
                                <w:rPr>
                                  <w:b/>
                                  <w:i w:val="0"/>
                                  <w:noProof/>
                                  <w:color w:val="auto"/>
                                  <w:lang w:eastAsia="zh-CN"/>
                                </w:rPr>
                                <w:t>7</w:t>
                              </w:r>
                              <w:r w:rsidRPr="00056B04">
                                <w:rPr>
                                  <w:b/>
                                  <w:i w:val="0"/>
                                  <w:color w:val="auto"/>
                                </w:rPr>
                                <w:fldChar w:fldCharType="end"/>
                              </w:r>
                              <w:bookmarkEnd w:id="149"/>
                              <w:r w:rsidRPr="00056B04">
                                <w:rPr>
                                  <w:b/>
                                  <w:i w:val="0"/>
                                  <w:color w:val="auto"/>
                                  <w:lang w:eastAsia="zh-CN"/>
                                </w:rPr>
                                <w:t xml:space="preserve"> </w:t>
                              </w:r>
                              <w:r w:rsidRPr="00056B04">
                                <w:rPr>
                                  <w:rFonts w:hint="eastAsia"/>
                                  <w:b/>
                                  <w:i w:val="0"/>
                                  <w:color w:val="auto"/>
                                  <w:lang w:eastAsia="zh-CN"/>
                                </w:rPr>
                                <w:t xml:space="preserve">PDES </w:t>
                              </w:r>
                              <w:r w:rsidRPr="00056B04">
                                <w:rPr>
                                  <w:rFonts w:hint="eastAsia"/>
                                  <w:b/>
                                  <w:i w:val="0"/>
                                  <w:color w:val="auto"/>
                                  <w:lang w:eastAsia="zh-CN"/>
                                </w:rPr>
                                <w:t>框架加速效果</w:t>
                              </w:r>
                              <w:r w:rsidRPr="00056B04">
                                <w:rPr>
                                  <w:rFonts w:ascii="宋体" w:eastAsia="宋体" w:hAnsi="宋体" w:cs="宋体"/>
                                  <w:b/>
                                  <w:i w:val="0"/>
                                  <w:color w:val="auto"/>
                                  <w:lang w:eastAsia="zh-CN"/>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1" o:spid="_x0000_s1039" style="position:absolute;margin-left:-8.7pt;margin-top:13.05pt;width:252.7pt;height:233.7pt;z-index:251678720;mso-width-relative:margin;mso-height-relative:margin" coordsize="28246,306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">
                <v:shape id="Picture 23" o:spid="_x0000_s1040" type="#_x0000_t75" alt="../../Desktop/Rplot.pdf" style="position:absolute;left:84;width:28162;height:27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YHBbCAAAA2wAAAA8AAABkcnMvZG93bnJldi54bWxEj1urwjAQhN8F/0NYwTdNVRSpRhFBvBwQ&#10;vKCvS7O2xWZTmqj1358Igo/DzHzDTOe1KcSTKpdbVtDrRiCIE6tzThWcT6vOGITzyBoLy6TgTQ7m&#10;s2ZjirG2Lz7Q8+hTESDsYlSQeV/GUrokI4Oua0vi4N1sZdAHWaVSV/gKcFPIfhSNpMGcw0KGJS0z&#10;Su7Hh1FwTXf74u82uD8OejW8rJOhOb23SrVb9WICwlPtf+Fve6MV9Afw+RJ+gJ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mBwWwgAAANsAAAAPAAAAAAAAAAAAAAAAAJ8C&#10;AABkcnMvZG93bnJldi54bWxQSwUGAAAAAAQABAD3AAAAjgMAAAAA&#10;">
                  <v:imagedata r:id="rId29" o:title="Rplot"/>
                  <v:path arrowok="t"/>
                </v:shape>
                <v:shape id="Text Box 29" o:spid="_x0000_s1041" type="#_x0000_t202" style="position:absolute;top:27855;width:28162;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14:paraId="5F5BE391" w14:textId="0132E157" w:rsidR="00952EB4" w:rsidRPr="00056B04" w:rsidRDefault="00952EB4" w:rsidP="00E86CC6">
                        <w:pPr>
                          <w:pStyle w:val="af6"/>
                          <w:jc w:val="center"/>
                          <w:rPr>
                            <w:b/>
                            <w:i w:val="0"/>
                            <w:noProof/>
                            <w:color w:val="auto"/>
                            <w:lang w:eastAsia="zh-CN"/>
                          </w:rPr>
                        </w:pPr>
                        <w:bookmarkStart w:id="153" w:name="_Ref444784073"/>
                        <w:r w:rsidRPr="00056B04">
                          <w:rPr>
                            <w:rFonts w:ascii="宋体" w:eastAsia="宋体" w:hAnsi="宋体" w:cs="宋体"/>
                            <w:b/>
                            <w:i w:val="0"/>
                            <w:color w:val="auto"/>
                            <w:lang w:eastAsia="zh-CN"/>
                          </w:rPr>
                          <w:t>图</w:t>
                        </w:r>
                        <w:r w:rsidRPr="00056B04">
                          <w:rPr>
                            <w:b/>
                            <w:i w:val="0"/>
                            <w:color w:val="auto"/>
                            <w:lang w:eastAsia="zh-CN"/>
                          </w:rPr>
                          <w:t xml:space="preserve"> </w:t>
                        </w:r>
                        <w:r w:rsidRPr="00056B04">
                          <w:rPr>
                            <w:b/>
                            <w:i w:val="0"/>
                            <w:color w:val="auto"/>
                          </w:rPr>
                          <w:fldChar w:fldCharType="begin"/>
                        </w:r>
                        <w:r w:rsidRPr="00056B04">
                          <w:rPr>
                            <w:b/>
                            <w:i w:val="0"/>
                            <w:color w:val="auto"/>
                            <w:lang w:eastAsia="zh-CN"/>
                          </w:rPr>
                          <w:instrText xml:space="preserve"> SEQ </w:instrText>
                        </w:r>
                        <w:r w:rsidRPr="00056B04">
                          <w:rPr>
                            <w:b/>
                            <w:i w:val="0"/>
                            <w:color w:val="auto"/>
                            <w:lang w:eastAsia="zh-CN"/>
                          </w:rPr>
                          <w:instrText>图</w:instrText>
                        </w:r>
                        <w:r w:rsidRPr="00056B04">
                          <w:rPr>
                            <w:b/>
                            <w:i w:val="0"/>
                            <w:color w:val="auto"/>
                            <w:lang w:eastAsia="zh-CN"/>
                          </w:rPr>
                          <w:instrText xml:space="preserve"> \* ARABIC </w:instrText>
                        </w:r>
                        <w:r w:rsidRPr="00056B04">
                          <w:rPr>
                            <w:b/>
                            <w:i w:val="0"/>
                            <w:color w:val="auto"/>
                          </w:rPr>
                          <w:fldChar w:fldCharType="separate"/>
                        </w:r>
                        <w:r w:rsidRPr="00056B04">
                          <w:rPr>
                            <w:b/>
                            <w:i w:val="0"/>
                            <w:noProof/>
                            <w:color w:val="auto"/>
                            <w:lang w:eastAsia="zh-CN"/>
                          </w:rPr>
                          <w:t>7</w:t>
                        </w:r>
                        <w:r w:rsidRPr="00056B04">
                          <w:rPr>
                            <w:b/>
                            <w:i w:val="0"/>
                            <w:color w:val="auto"/>
                          </w:rPr>
                          <w:fldChar w:fldCharType="end"/>
                        </w:r>
                        <w:bookmarkEnd w:id="153"/>
                        <w:r w:rsidRPr="00056B04">
                          <w:rPr>
                            <w:b/>
                            <w:i w:val="0"/>
                            <w:color w:val="auto"/>
                            <w:lang w:eastAsia="zh-CN"/>
                          </w:rPr>
                          <w:t xml:space="preserve"> </w:t>
                        </w:r>
                        <w:r w:rsidRPr="00056B04">
                          <w:rPr>
                            <w:rFonts w:hint="eastAsia"/>
                            <w:b/>
                            <w:i w:val="0"/>
                            <w:color w:val="auto"/>
                            <w:lang w:eastAsia="zh-CN"/>
                          </w:rPr>
                          <w:t xml:space="preserve">PDES </w:t>
                        </w:r>
                        <w:r w:rsidRPr="00056B04">
                          <w:rPr>
                            <w:rFonts w:hint="eastAsia"/>
                            <w:b/>
                            <w:i w:val="0"/>
                            <w:color w:val="auto"/>
                            <w:lang w:eastAsia="zh-CN"/>
                          </w:rPr>
                          <w:t>框架加速效果</w:t>
                        </w:r>
                        <w:r w:rsidRPr="00056B04">
                          <w:rPr>
                            <w:rFonts w:ascii="宋体" w:eastAsia="宋体" w:hAnsi="宋体" w:cs="宋体"/>
                            <w:b/>
                            <w:i w:val="0"/>
                            <w:color w:val="auto"/>
                            <w:lang w:eastAsia="zh-CN"/>
                          </w:rPr>
                          <w:t>图</w:t>
                        </w:r>
                      </w:p>
                    </w:txbxContent>
                  </v:textbox>
                </v:shape>
                <w10:wrap type="through"/>
              </v:group>
            </w:pict>
          </mc:Fallback>
        </mc:AlternateContent>
      </w:r>
    </w:p>
    <w:p w14:paraId="361E911F" w14:textId="47630A71" w:rsidR="00705250" w:rsidRPr="00826B52" w:rsidRDefault="005060C7" w:rsidP="00D97791">
      <w:pPr>
        <w:topLinePunct/>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hint="eastAsia"/>
          <w:sz w:val="21"/>
          <w:szCs w:val="21"/>
          <w:lang w:eastAsia="zh-CN"/>
        </w:rPr>
        <w:t>图中</w:t>
      </w:r>
      <w:r w:rsidR="0057286F" w:rsidRPr="00826B52">
        <w:rPr>
          <w:rFonts w:ascii="华文中宋" w:eastAsia="华文中宋" w:hAnsi="华文中宋" w:cs="宋体"/>
          <w:sz w:val="21"/>
          <w:szCs w:val="21"/>
          <w:lang w:eastAsia="zh-CN"/>
        </w:rPr>
        <w:t>每</w:t>
      </w:r>
      <w:r w:rsidRPr="00826B52">
        <w:rPr>
          <w:rFonts w:ascii="华文中宋" w:eastAsia="华文中宋" w:hAnsi="华文中宋" w:cs="宋体"/>
          <w:sz w:val="21"/>
          <w:szCs w:val="21"/>
          <w:lang w:eastAsia="zh-CN"/>
        </w:rPr>
        <w:t>个</w:t>
      </w:r>
      <w:r w:rsidRPr="00826B52">
        <w:rPr>
          <w:rFonts w:ascii="华文中宋" w:eastAsia="华文中宋" w:hAnsi="华文中宋" w:cs="宋体" w:hint="eastAsia"/>
          <w:sz w:val="21"/>
          <w:szCs w:val="21"/>
          <w:lang w:eastAsia="zh-CN"/>
        </w:rPr>
        <w:t>散点</w:t>
      </w:r>
      <w:r w:rsidR="0057286F" w:rsidRPr="00826B52">
        <w:rPr>
          <w:rFonts w:ascii="华文中宋" w:eastAsia="华文中宋" w:hAnsi="华文中宋" w:cs="宋体" w:hint="eastAsia"/>
          <w:sz w:val="21"/>
          <w:szCs w:val="21"/>
          <w:lang w:eastAsia="zh-CN"/>
        </w:rPr>
        <w:t>指示</w:t>
      </w:r>
      <w:r w:rsidR="0057286F" w:rsidRPr="00826B52">
        <w:rPr>
          <w:rFonts w:ascii="华文中宋" w:eastAsia="华文中宋" w:hAnsi="华文中宋" w:cs="宋体"/>
          <w:sz w:val="21"/>
          <w:szCs w:val="21"/>
          <w:lang w:eastAsia="zh-CN"/>
        </w:rPr>
        <w:t>一个测试程序在</w:t>
      </w:r>
      <w:r w:rsidR="0057286F" w:rsidRPr="00826B52">
        <w:rPr>
          <w:rFonts w:ascii="华文中宋" w:eastAsia="华文中宋" w:hAnsi="华文中宋" w:cs="宋体" w:hint="eastAsia"/>
          <w:sz w:val="21"/>
          <w:szCs w:val="21"/>
          <w:lang w:eastAsia="zh-CN"/>
        </w:rPr>
        <w:t>指定</w:t>
      </w:r>
      <w:r w:rsidR="0057286F" w:rsidRPr="00826B52">
        <w:rPr>
          <w:rFonts w:ascii="华文中宋" w:eastAsia="华文中宋" w:hAnsi="华文中宋" w:cs="宋体"/>
          <w:sz w:val="21"/>
          <w:szCs w:val="21"/>
          <w:lang w:eastAsia="zh-CN"/>
        </w:rPr>
        <w:t>的输入集</w:t>
      </w:r>
      <w:r w:rsidR="0057286F" w:rsidRPr="00826B52">
        <w:rPr>
          <w:rFonts w:ascii="华文中宋" w:eastAsia="华文中宋" w:hAnsi="华文中宋" w:cs="宋体" w:hint="eastAsia"/>
          <w:sz w:val="21"/>
          <w:szCs w:val="21"/>
          <w:lang w:eastAsia="zh-CN"/>
        </w:rPr>
        <w:t>下可以的</w:t>
      </w:r>
      <w:r w:rsidR="0057286F" w:rsidRPr="00826B52">
        <w:rPr>
          <w:rFonts w:ascii="华文中宋" w:eastAsia="华文中宋" w:hAnsi="华文中宋" w:cs="宋体"/>
          <w:sz w:val="21"/>
          <w:szCs w:val="21"/>
          <w:lang w:eastAsia="zh-CN"/>
        </w:rPr>
        <w:t>最大加速比。</w:t>
      </w:r>
      <w:r w:rsidR="0057286F" w:rsidRPr="00826B52">
        <w:rPr>
          <w:rFonts w:ascii="华文中宋" w:eastAsia="华文中宋" w:hAnsi="华文中宋" w:cs="宋体" w:hint="eastAsia"/>
          <w:sz w:val="21"/>
          <w:szCs w:val="21"/>
          <w:lang w:eastAsia="zh-CN"/>
        </w:rPr>
        <w:t>观察可知</w:t>
      </w:r>
      <w:r w:rsidR="0057286F" w:rsidRPr="00826B52">
        <w:rPr>
          <w:rFonts w:ascii="华文中宋" w:eastAsia="华文中宋" w:hAnsi="华文中宋" w:cs="宋体"/>
          <w:sz w:val="21"/>
          <w:szCs w:val="21"/>
          <w:lang w:eastAsia="zh-CN"/>
        </w:rPr>
        <w:t>，</w:t>
      </w:r>
      <w:r w:rsidR="0057286F" w:rsidRPr="00826B52">
        <w:rPr>
          <w:rFonts w:ascii="华文中宋" w:eastAsia="华文中宋" w:hAnsi="华文中宋" w:cs="宋体" w:hint="eastAsia"/>
          <w:sz w:val="21"/>
          <w:szCs w:val="21"/>
          <w:lang w:eastAsia="zh-CN"/>
        </w:rPr>
        <w:t>随着</w:t>
      </w:r>
      <w:r w:rsidR="0057286F" w:rsidRPr="00826B52">
        <w:rPr>
          <w:rFonts w:ascii="华文中宋" w:eastAsia="华文中宋" w:hAnsi="华文中宋" w:cs="宋体"/>
          <w:sz w:val="21"/>
          <w:szCs w:val="21"/>
          <w:lang w:eastAsia="zh-CN"/>
        </w:rPr>
        <w:t>程序</w:t>
      </w:r>
      <w:r w:rsidR="004679CB" w:rsidRPr="00826B52">
        <w:rPr>
          <w:rFonts w:ascii="华文中宋" w:eastAsia="华文中宋" w:hAnsi="华文中宋" w:cs="宋体" w:hint="eastAsia"/>
          <w:sz w:val="21"/>
          <w:szCs w:val="21"/>
          <w:lang w:eastAsia="zh-CN"/>
        </w:rPr>
        <w:t>输入集</w:t>
      </w:r>
      <w:r w:rsidR="004679CB" w:rsidRPr="00826B52">
        <w:rPr>
          <w:rFonts w:ascii="华文中宋" w:eastAsia="华文中宋" w:hAnsi="华文中宋" w:cs="宋体"/>
          <w:sz w:val="21"/>
          <w:szCs w:val="21"/>
          <w:lang w:eastAsia="zh-CN"/>
        </w:rPr>
        <w:t>的增大，</w:t>
      </w:r>
      <w:r w:rsidR="004679CB" w:rsidRPr="00826B52">
        <w:rPr>
          <w:rFonts w:ascii="华文中宋" w:eastAsia="华文中宋" w:hAnsi="华文中宋" w:cs="宋体" w:hint="eastAsia"/>
          <w:sz w:val="21"/>
          <w:szCs w:val="21"/>
          <w:lang w:eastAsia="zh-CN"/>
        </w:rPr>
        <w:t>同一个</w:t>
      </w:r>
      <w:r w:rsidR="004679CB" w:rsidRPr="00826B52">
        <w:rPr>
          <w:rFonts w:ascii="华文中宋" w:eastAsia="华文中宋" w:hAnsi="华文中宋" w:cs="宋体"/>
          <w:sz w:val="21"/>
          <w:szCs w:val="21"/>
          <w:lang w:eastAsia="zh-CN"/>
        </w:rPr>
        <w:t>测试程序呈现出的加速效果也更明显。</w:t>
      </w:r>
      <w:r w:rsidR="00644F3C" w:rsidRPr="00826B52">
        <w:rPr>
          <w:rFonts w:ascii="华文中宋" w:eastAsia="华文中宋" w:hAnsi="华文中宋" w:cs="宋体"/>
          <w:sz w:val="21"/>
          <w:szCs w:val="21"/>
          <w:lang w:eastAsia="zh-CN"/>
        </w:rPr>
        <w:t>综合来看，</w:t>
      </w:r>
      <w:r w:rsidR="00644F3C" w:rsidRPr="00826B52">
        <w:rPr>
          <w:rFonts w:ascii="华文中宋" w:eastAsia="华文中宋" w:hAnsi="华文中宋" w:cs="宋体" w:hint="eastAsia"/>
          <w:sz w:val="21"/>
          <w:szCs w:val="21"/>
          <w:lang w:eastAsia="zh-CN"/>
        </w:rPr>
        <w:t>优化</w:t>
      </w:r>
      <w:r w:rsidR="00644F3C" w:rsidRPr="00826B52">
        <w:rPr>
          <w:rFonts w:ascii="华文中宋" w:eastAsia="华文中宋" w:hAnsi="华文中宋" w:cs="宋体"/>
          <w:sz w:val="21"/>
          <w:szCs w:val="21"/>
          <w:lang w:eastAsia="zh-CN"/>
        </w:rPr>
        <w:t>后的并行离散事件模拟框架</w:t>
      </w:r>
      <w:commentRangeStart w:id="150"/>
      <w:r w:rsidR="00644F3C" w:rsidRPr="00826B52">
        <w:rPr>
          <w:rFonts w:ascii="华文中宋" w:eastAsia="华文中宋" w:hAnsi="华文中宋" w:cs="宋体"/>
          <w:sz w:val="21"/>
          <w:szCs w:val="21"/>
          <w:lang w:eastAsia="zh-CN"/>
        </w:rPr>
        <w:t>在</w:t>
      </w:r>
      <w:r w:rsidR="00644F3C" w:rsidRPr="00755893">
        <w:rPr>
          <w:rFonts w:ascii="Times New Roman" w:eastAsia="华文中宋" w:hAnsi="Times New Roman" w:cs="Times New Roman"/>
          <w:sz w:val="21"/>
          <w:szCs w:val="21"/>
          <w:lang w:eastAsia="zh-CN"/>
        </w:rPr>
        <w:t>7</w:t>
      </w:r>
      <w:r w:rsidR="00644F3C" w:rsidRPr="00826B52">
        <w:rPr>
          <w:rFonts w:ascii="华文中宋" w:eastAsia="华文中宋" w:hAnsi="华文中宋" w:cs="宋体" w:hint="eastAsia"/>
          <w:sz w:val="21"/>
          <w:szCs w:val="21"/>
          <w:lang w:eastAsia="zh-CN"/>
        </w:rPr>
        <w:t>个</w:t>
      </w:r>
      <w:r w:rsidR="00644F3C" w:rsidRPr="00826B52">
        <w:rPr>
          <w:rFonts w:ascii="华文中宋" w:eastAsia="华文中宋" w:hAnsi="华文中宋" w:cs="宋体"/>
          <w:sz w:val="21"/>
          <w:szCs w:val="21"/>
          <w:lang w:eastAsia="zh-CN"/>
        </w:rPr>
        <w:t>工作线程的配置下，可以达到最大</w:t>
      </w:r>
      <w:r w:rsidR="00644F3C" w:rsidRPr="00755893">
        <w:rPr>
          <w:rFonts w:ascii="Times New Roman" w:eastAsia="华文中宋" w:hAnsi="Times New Roman" w:cs="Times New Roman"/>
          <w:sz w:val="21"/>
          <w:szCs w:val="21"/>
          <w:lang w:eastAsia="zh-CN"/>
        </w:rPr>
        <w:t>3.94</w:t>
      </w:r>
      <w:r w:rsidR="00644F3C" w:rsidRPr="00826B52">
        <w:rPr>
          <w:rFonts w:ascii="华文中宋" w:eastAsia="华文中宋" w:hAnsi="华文中宋" w:cs="宋体" w:hint="eastAsia"/>
          <w:sz w:val="21"/>
          <w:szCs w:val="21"/>
          <w:lang w:eastAsia="zh-CN"/>
        </w:rPr>
        <w:t>倍</w:t>
      </w:r>
      <w:r w:rsidR="00644F3C" w:rsidRPr="00826B52">
        <w:rPr>
          <w:rFonts w:ascii="华文中宋" w:eastAsia="华文中宋" w:hAnsi="华文中宋" w:cs="宋体"/>
          <w:sz w:val="21"/>
          <w:szCs w:val="21"/>
          <w:lang w:eastAsia="zh-CN"/>
        </w:rPr>
        <w:t>的加速，平均</w:t>
      </w:r>
      <w:r w:rsidR="00917E85" w:rsidRPr="00826B52">
        <w:rPr>
          <w:rFonts w:ascii="华文中宋" w:eastAsia="华文中宋" w:hAnsi="华文中宋" w:cs="宋体"/>
          <w:sz w:val="21"/>
          <w:szCs w:val="21"/>
          <w:lang w:eastAsia="zh-CN"/>
        </w:rPr>
        <w:t>加速</w:t>
      </w:r>
      <w:r w:rsidR="00917E85" w:rsidRPr="00826B52">
        <w:rPr>
          <w:rFonts w:ascii="华文中宋" w:eastAsia="华文中宋" w:hAnsi="华文中宋" w:cs="宋体" w:hint="eastAsia"/>
          <w:sz w:val="21"/>
          <w:szCs w:val="21"/>
          <w:lang w:eastAsia="zh-CN"/>
        </w:rPr>
        <w:t>比</w:t>
      </w:r>
      <w:r w:rsidR="00644F3C" w:rsidRPr="00755893">
        <w:rPr>
          <w:rFonts w:ascii="Times New Roman" w:eastAsia="华文中宋" w:hAnsi="Times New Roman" w:cs="Times New Roman"/>
          <w:sz w:val="21"/>
          <w:szCs w:val="21"/>
          <w:lang w:eastAsia="zh-CN"/>
        </w:rPr>
        <w:t>3.17</w:t>
      </w:r>
      <w:r w:rsidR="00644F3C" w:rsidRPr="00826B52">
        <w:rPr>
          <w:rFonts w:ascii="华文中宋" w:eastAsia="华文中宋" w:hAnsi="华文中宋" w:cs="宋体"/>
          <w:sz w:val="21"/>
          <w:szCs w:val="21"/>
          <w:lang w:eastAsia="zh-CN"/>
        </w:rPr>
        <w:t>。</w:t>
      </w:r>
      <w:commentRangeEnd w:id="150"/>
      <w:r w:rsidR="002668B3">
        <w:rPr>
          <w:rStyle w:val="a7"/>
        </w:rPr>
        <w:commentReference w:id="150"/>
      </w:r>
    </w:p>
    <w:p w14:paraId="359AD88D" w14:textId="7F9C7CE3" w:rsidR="004679CB" w:rsidRPr="00B22460" w:rsidRDefault="009B068D" w:rsidP="00EC79A8">
      <w:pPr>
        <w:pStyle w:val="a4"/>
        <w:keepNext/>
        <w:keepLines/>
        <w:widowControl w:val="0"/>
        <w:numPr>
          <w:ilvl w:val="0"/>
          <w:numId w:val="6"/>
        </w:numPr>
        <w:tabs>
          <w:tab w:val="left" w:pos="0"/>
        </w:tabs>
        <w:overflowPunct w:val="0"/>
        <w:autoSpaceDE w:val="0"/>
        <w:autoSpaceDN w:val="0"/>
        <w:adjustRightInd w:val="0"/>
        <w:spacing w:line="320" w:lineRule="exact"/>
        <w:textAlignment w:val="baseline"/>
        <w:outlineLvl w:val="1"/>
        <w:rPr>
          <w:rFonts w:ascii="华文中宋" w:eastAsia="华文中宋" w:hAnsi="华文中宋" w:cs="宋体"/>
          <w:b/>
          <w:sz w:val="21"/>
          <w:szCs w:val="21"/>
          <w:lang w:eastAsia="zh-CN"/>
        </w:rPr>
      </w:pPr>
      <w:r w:rsidRPr="00B22460">
        <w:rPr>
          <w:rFonts w:ascii="华文中宋" w:eastAsia="华文中宋" w:hAnsi="华文中宋" w:cs="宋体" w:hint="eastAsia"/>
          <w:b/>
          <w:sz w:val="21"/>
          <w:szCs w:val="21"/>
          <w:lang w:eastAsia="zh-CN"/>
        </w:rPr>
        <w:t>内存池</w:t>
      </w:r>
    </w:p>
    <w:p w14:paraId="3373B456" w14:textId="4ED981C7" w:rsidR="00B46B06" w:rsidRDefault="00B834F7" w:rsidP="00B46B06">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t>测试</w:t>
      </w:r>
      <w:r w:rsidRPr="00826B52">
        <w:rPr>
          <w:rFonts w:ascii="华文中宋" w:eastAsia="华文中宋" w:hAnsi="华文中宋" w:cs="宋体" w:hint="eastAsia"/>
          <w:sz w:val="21"/>
          <w:szCs w:val="21"/>
          <w:lang w:eastAsia="zh-CN"/>
        </w:rPr>
        <w:t>多组</w:t>
      </w:r>
      <w:r w:rsidRPr="00826B52">
        <w:rPr>
          <w:rFonts w:ascii="华文中宋" w:eastAsia="华文中宋" w:hAnsi="华文中宋" w:cs="宋体"/>
          <w:sz w:val="21"/>
          <w:szCs w:val="21"/>
          <w:lang w:eastAsia="zh-CN"/>
        </w:rPr>
        <w:t>应用</w:t>
      </w:r>
      <w:r w:rsidR="009B068D" w:rsidRPr="00826B52">
        <w:rPr>
          <w:rFonts w:ascii="华文中宋" w:eastAsia="华文中宋" w:hAnsi="华文中宋" w:cs="宋体" w:hint="eastAsia"/>
          <w:sz w:val="21"/>
          <w:szCs w:val="21"/>
          <w:lang w:eastAsia="zh-CN"/>
        </w:rPr>
        <w:t>程序</w:t>
      </w:r>
      <w:r w:rsidRPr="00826B52">
        <w:rPr>
          <w:rFonts w:ascii="华文中宋" w:eastAsia="华文中宋" w:hAnsi="华文中宋" w:cs="宋体"/>
          <w:sz w:val="21"/>
          <w:szCs w:val="21"/>
          <w:lang w:eastAsia="zh-CN"/>
        </w:rPr>
        <w:t>及同一</w:t>
      </w:r>
      <w:r w:rsidRPr="00826B52">
        <w:rPr>
          <w:rFonts w:ascii="华文中宋" w:eastAsia="华文中宋" w:hAnsi="华文中宋" w:cs="宋体" w:hint="eastAsia"/>
          <w:sz w:val="21"/>
          <w:szCs w:val="21"/>
          <w:lang w:eastAsia="zh-CN"/>
        </w:rPr>
        <w:t>应用</w:t>
      </w:r>
      <w:r w:rsidRPr="00826B52">
        <w:rPr>
          <w:rFonts w:ascii="华文中宋" w:eastAsia="华文中宋" w:hAnsi="华文中宋" w:cs="宋体"/>
          <w:sz w:val="21"/>
          <w:szCs w:val="21"/>
          <w:lang w:eastAsia="zh-CN"/>
        </w:rPr>
        <w:t>程序</w:t>
      </w:r>
      <w:r w:rsidRPr="00826B52">
        <w:rPr>
          <w:rFonts w:ascii="华文中宋" w:eastAsia="华文中宋" w:hAnsi="华文中宋" w:cs="宋体" w:hint="eastAsia"/>
          <w:sz w:val="21"/>
          <w:szCs w:val="21"/>
          <w:lang w:eastAsia="zh-CN"/>
        </w:rPr>
        <w:t>在</w:t>
      </w:r>
      <w:r w:rsidRPr="00826B52">
        <w:rPr>
          <w:rFonts w:ascii="华文中宋" w:eastAsia="华文中宋" w:hAnsi="华文中宋" w:cs="宋体"/>
          <w:sz w:val="21"/>
          <w:szCs w:val="21"/>
          <w:lang w:eastAsia="zh-CN"/>
        </w:rPr>
        <w:t>不同数据集</w:t>
      </w:r>
      <w:r w:rsidRPr="00826B52">
        <w:rPr>
          <w:rFonts w:ascii="华文中宋" w:eastAsia="华文中宋" w:hAnsi="华文中宋" w:cs="宋体" w:hint="eastAsia"/>
          <w:sz w:val="21"/>
          <w:szCs w:val="21"/>
          <w:lang w:eastAsia="zh-CN"/>
        </w:rPr>
        <w:t>下</w:t>
      </w:r>
      <w:r w:rsidR="00765B1A" w:rsidRPr="00826B52">
        <w:rPr>
          <w:rFonts w:ascii="华文中宋" w:eastAsia="华文中宋" w:hAnsi="华文中宋" w:cs="宋体"/>
          <w:sz w:val="21"/>
          <w:szCs w:val="21"/>
          <w:lang w:eastAsia="zh-CN"/>
        </w:rPr>
        <w:t>运行时间</w:t>
      </w:r>
      <w:r w:rsidRPr="00826B52">
        <w:rPr>
          <w:rFonts w:ascii="华文中宋" w:eastAsia="华文中宋" w:hAnsi="华文中宋" w:cs="宋体"/>
          <w:sz w:val="21"/>
          <w:szCs w:val="21"/>
          <w:lang w:eastAsia="zh-CN"/>
        </w:rPr>
        <w:t>，</w:t>
      </w:r>
      <w:r w:rsidR="00CD5586" w:rsidRPr="00826B52">
        <w:rPr>
          <w:rFonts w:ascii="华文中宋" w:eastAsia="华文中宋" w:hAnsi="华文中宋" w:cs="宋体"/>
          <w:sz w:val="21"/>
          <w:szCs w:val="21"/>
          <w:lang w:eastAsia="zh-CN"/>
        </w:rPr>
        <w:t>统计采用内存池方案的加速效果，</w:t>
      </w:r>
      <w:r w:rsidR="00CD5586" w:rsidRPr="00826B52">
        <w:rPr>
          <w:rFonts w:ascii="华文中宋" w:eastAsia="华文中宋" w:hAnsi="华文中宋" w:cs="宋体" w:hint="eastAsia"/>
          <w:sz w:val="21"/>
          <w:szCs w:val="21"/>
          <w:lang w:eastAsia="zh-CN"/>
        </w:rPr>
        <w:t>如</w:t>
      </w:r>
      <w:r w:rsidR="00B46B06">
        <w:rPr>
          <w:rFonts w:ascii="华文中宋" w:eastAsia="华文中宋" w:hAnsi="华文中宋" w:cs="宋体"/>
          <w:sz w:val="21"/>
          <w:szCs w:val="21"/>
          <w:lang w:eastAsia="zh-CN"/>
        </w:rPr>
        <w:fldChar w:fldCharType="begin"/>
      </w:r>
      <w:r w:rsidR="00B46B06">
        <w:rPr>
          <w:rFonts w:ascii="华文中宋" w:eastAsia="华文中宋" w:hAnsi="华文中宋" w:cs="宋体"/>
          <w:sz w:val="21"/>
          <w:szCs w:val="21"/>
          <w:lang w:eastAsia="zh-CN"/>
        </w:rPr>
        <w:instrText xml:space="preserve"> </w:instrText>
      </w:r>
      <w:r w:rsidR="00B46B06">
        <w:rPr>
          <w:rFonts w:ascii="华文中宋" w:eastAsia="华文中宋" w:hAnsi="华文中宋" w:cs="宋体" w:hint="eastAsia"/>
          <w:sz w:val="21"/>
          <w:szCs w:val="21"/>
          <w:lang w:eastAsia="zh-CN"/>
        </w:rPr>
        <w:instrText>REF _Ref444952694 \h</w:instrText>
      </w:r>
      <w:r w:rsidR="00B46B06">
        <w:rPr>
          <w:rFonts w:ascii="华文中宋" w:eastAsia="华文中宋" w:hAnsi="华文中宋" w:cs="宋体"/>
          <w:sz w:val="21"/>
          <w:szCs w:val="21"/>
          <w:lang w:eastAsia="zh-CN"/>
        </w:rPr>
        <w:instrText xml:space="preserve">  \* MERGEFORMAT </w:instrText>
      </w:r>
      <w:r w:rsidR="00B46B06">
        <w:rPr>
          <w:rFonts w:ascii="华文中宋" w:eastAsia="华文中宋" w:hAnsi="华文中宋" w:cs="宋体"/>
          <w:sz w:val="21"/>
          <w:szCs w:val="21"/>
          <w:lang w:eastAsia="zh-CN"/>
        </w:rPr>
      </w:r>
      <w:r w:rsidR="00B46B06">
        <w:rPr>
          <w:rFonts w:ascii="华文中宋" w:eastAsia="华文中宋" w:hAnsi="华文中宋" w:cs="宋体"/>
          <w:sz w:val="21"/>
          <w:szCs w:val="21"/>
          <w:lang w:eastAsia="zh-CN"/>
        </w:rPr>
        <w:fldChar w:fldCharType="separate"/>
      </w:r>
      <w:r w:rsidR="00B46B06" w:rsidRPr="00B46B06">
        <w:rPr>
          <w:rFonts w:ascii="华文中宋" w:eastAsia="华文中宋" w:hAnsi="华文中宋" w:cs="宋体"/>
          <w:sz w:val="21"/>
          <w:szCs w:val="21"/>
          <w:lang w:eastAsia="zh-CN"/>
        </w:rPr>
        <w:t>图 8</w:t>
      </w:r>
      <w:r w:rsidR="00B46B06">
        <w:rPr>
          <w:rFonts w:ascii="华文中宋" w:eastAsia="华文中宋" w:hAnsi="华文中宋" w:cs="宋体"/>
          <w:sz w:val="21"/>
          <w:szCs w:val="21"/>
          <w:lang w:eastAsia="zh-CN"/>
        </w:rPr>
        <w:fldChar w:fldCharType="end"/>
      </w:r>
      <w:r w:rsidR="00CD5586" w:rsidRPr="00826B52">
        <w:rPr>
          <w:rFonts w:ascii="华文中宋" w:eastAsia="华文中宋" w:hAnsi="华文中宋" w:cs="宋体"/>
          <w:sz w:val="21"/>
          <w:szCs w:val="21"/>
          <w:lang w:eastAsia="zh-CN"/>
        </w:rPr>
        <w:t>所示</w:t>
      </w:r>
      <w:r w:rsidR="009B068D" w:rsidRPr="00826B52">
        <w:rPr>
          <w:rFonts w:ascii="华文中宋" w:eastAsia="华文中宋" w:hAnsi="华文中宋" w:cs="宋体"/>
          <w:sz w:val="21"/>
          <w:szCs w:val="21"/>
          <w:lang w:eastAsia="zh-CN"/>
        </w:rPr>
        <w:t>。</w:t>
      </w:r>
    </w:p>
    <w:p w14:paraId="380A67E4" w14:textId="74DD78FA" w:rsidR="00D64174" w:rsidRPr="00C828CC" w:rsidRDefault="00D64174" w:rsidP="00BC2C56">
      <w:pPr>
        <w:spacing w:line="120" w:lineRule="exact"/>
        <w:ind w:firstLine="432"/>
        <w:jc w:val="both"/>
        <w:rPr>
          <w:rFonts w:ascii="华文中宋" w:eastAsia="华文中宋" w:hAnsi="华文中宋" w:cs="宋体"/>
          <w:sz w:val="21"/>
          <w:szCs w:val="21"/>
          <w:lang w:eastAsia="zh-CN"/>
        </w:rPr>
      </w:pPr>
    </w:p>
    <w:p w14:paraId="42EA2D62" w14:textId="011E40EC" w:rsidR="009B068D" w:rsidRDefault="009B068D" w:rsidP="002327DA">
      <w:pPr>
        <w:spacing w:line="340" w:lineRule="atLeast"/>
        <w:ind w:firstLine="432"/>
        <w:jc w:val="both"/>
        <w:rPr>
          <w:rFonts w:ascii="华文中宋" w:eastAsia="华文中宋" w:hAnsi="华文中宋" w:cs="宋体"/>
          <w:sz w:val="21"/>
          <w:szCs w:val="21"/>
          <w:lang w:eastAsia="zh-CN"/>
        </w:rPr>
      </w:pPr>
      <w:r w:rsidRPr="00826B52">
        <w:rPr>
          <w:rFonts w:ascii="华文中宋" w:eastAsia="华文中宋" w:hAnsi="华文中宋" w:cs="宋体"/>
          <w:sz w:val="21"/>
          <w:szCs w:val="21"/>
          <w:lang w:eastAsia="zh-CN"/>
        </w:rPr>
        <w:lastRenderedPageBreak/>
        <w:t>在指令总数</w:t>
      </w:r>
      <w:r w:rsidRPr="00826B52">
        <w:rPr>
          <w:rFonts w:ascii="华文中宋" w:eastAsia="华文中宋" w:hAnsi="华文中宋" w:cs="宋体" w:hint="eastAsia"/>
          <w:sz w:val="21"/>
          <w:szCs w:val="21"/>
          <w:lang w:eastAsia="zh-CN"/>
        </w:rPr>
        <w:t>一定</w:t>
      </w:r>
      <w:r w:rsidRPr="00826B52">
        <w:rPr>
          <w:rFonts w:ascii="华文中宋" w:eastAsia="华文中宋" w:hAnsi="华文中宋" w:cs="宋体"/>
          <w:sz w:val="21"/>
          <w:szCs w:val="21"/>
          <w:lang w:eastAsia="zh-CN"/>
        </w:rPr>
        <w:t>的情况下，</w:t>
      </w:r>
      <w:r w:rsidRPr="00826B52">
        <w:rPr>
          <w:rFonts w:ascii="华文中宋" w:eastAsia="华文中宋" w:hAnsi="华文中宋" w:cs="宋体" w:hint="eastAsia"/>
          <w:sz w:val="21"/>
          <w:szCs w:val="21"/>
          <w:lang w:eastAsia="zh-CN"/>
        </w:rPr>
        <w:t>访存指令</w:t>
      </w:r>
      <w:r w:rsidRPr="00826B52">
        <w:rPr>
          <w:rFonts w:ascii="华文中宋" w:eastAsia="华文中宋" w:hAnsi="华文中宋" w:cs="宋体"/>
          <w:sz w:val="21"/>
          <w:szCs w:val="21"/>
          <w:lang w:eastAsia="zh-CN"/>
        </w:rPr>
        <w:t>的比例越高，</w:t>
      </w:r>
      <w:r w:rsidRPr="00826B52">
        <w:rPr>
          <w:rFonts w:ascii="华文中宋" w:eastAsia="华文中宋" w:hAnsi="华文中宋" w:cs="宋体" w:hint="eastAsia"/>
          <w:sz w:val="21"/>
          <w:szCs w:val="21"/>
          <w:lang w:eastAsia="zh-CN"/>
        </w:rPr>
        <w:t>程序</w:t>
      </w:r>
      <w:r w:rsidRPr="00826B52">
        <w:rPr>
          <w:rFonts w:ascii="华文中宋" w:eastAsia="华文中宋" w:hAnsi="华文中宋" w:cs="宋体"/>
          <w:sz w:val="21"/>
          <w:szCs w:val="21"/>
          <w:lang w:eastAsia="zh-CN"/>
        </w:rPr>
        <w:t>运行时产生的消息数量越多，</w:t>
      </w:r>
      <w:r w:rsidRPr="00826B52">
        <w:rPr>
          <w:rFonts w:ascii="华文中宋" w:eastAsia="华文中宋" w:hAnsi="华文中宋" w:cs="宋体" w:hint="eastAsia"/>
          <w:sz w:val="21"/>
          <w:szCs w:val="21"/>
          <w:lang w:eastAsia="zh-CN"/>
        </w:rPr>
        <w:t>加速效果越</w:t>
      </w:r>
      <w:r w:rsidRPr="00826B52">
        <w:rPr>
          <w:rFonts w:ascii="华文中宋" w:eastAsia="华文中宋" w:hAnsi="华文中宋" w:cs="宋体"/>
          <w:sz w:val="21"/>
          <w:szCs w:val="21"/>
          <w:lang w:eastAsia="zh-CN"/>
        </w:rPr>
        <w:t>明显。在访存指令的处理过程中，</w:t>
      </w:r>
      <w:r w:rsidRPr="00826B52">
        <w:rPr>
          <w:rFonts w:ascii="华文中宋" w:eastAsia="华文中宋" w:hAnsi="华文中宋" w:cs="宋体" w:hint="eastAsia"/>
          <w:sz w:val="21"/>
          <w:szCs w:val="21"/>
          <w:lang w:eastAsia="zh-CN"/>
        </w:rPr>
        <w:t>模拟器</w:t>
      </w:r>
      <w:r w:rsidRPr="00826B52">
        <w:rPr>
          <w:rFonts w:ascii="华文中宋" w:eastAsia="华文中宋" w:hAnsi="华文中宋" w:cs="宋体"/>
          <w:sz w:val="21"/>
          <w:szCs w:val="21"/>
          <w:lang w:eastAsia="zh-CN"/>
        </w:rPr>
        <w:t>调用框架提供的消息发送功能</w:t>
      </w:r>
      <w:r w:rsidRPr="00826B52">
        <w:rPr>
          <w:rFonts w:ascii="华文中宋" w:eastAsia="华文中宋" w:hAnsi="华文中宋" w:cs="宋体" w:hint="eastAsia"/>
          <w:sz w:val="21"/>
          <w:szCs w:val="21"/>
          <w:lang w:eastAsia="zh-CN"/>
        </w:rPr>
        <w:t>向其他</w:t>
      </w:r>
      <w:r w:rsidRPr="00826B52">
        <w:rPr>
          <w:rFonts w:ascii="华文中宋" w:eastAsia="华文中宋" w:hAnsi="华文中宋" w:cs="宋体"/>
          <w:sz w:val="21"/>
          <w:szCs w:val="21"/>
          <w:lang w:eastAsia="zh-CN"/>
        </w:rPr>
        <w:t>组件发送新消息，随之产生旧消息的释放和新消息的生成。因此，</w:t>
      </w:r>
      <w:r w:rsidRPr="00826B52">
        <w:rPr>
          <w:rFonts w:ascii="华文中宋" w:eastAsia="华文中宋" w:hAnsi="华文中宋" w:cs="宋体" w:hint="eastAsia"/>
          <w:sz w:val="21"/>
          <w:szCs w:val="21"/>
          <w:lang w:eastAsia="zh-CN"/>
        </w:rPr>
        <w:t>内存池</w:t>
      </w:r>
      <w:r w:rsidR="0059476D" w:rsidRPr="00826B52">
        <w:rPr>
          <w:rFonts w:ascii="华文中宋" w:eastAsia="华文中宋" w:hAnsi="华文中宋" w:cs="宋体"/>
          <w:sz w:val="21"/>
          <w:szCs w:val="21"/>
          <w:lang w:eastAsia="zh-CN"/>
        </w:rPr>
        <w:t>的加速效果取决于</w:t>
      </w:r>
      <w:r w:rsidR="0059476D" w:rsidRPr="00826B52">
        <w:rPr>
          <w:rFonts w:ascii="华文中宋" w:eastAsia="华文中宋" w:hAnsi="华文中宋" w:cs="宋体" w:hint="eastAsia"/>
          <w:sz w:val="21"/>
          <w:szCs w:val="21"/>
          <w:lang w:eastAsia="zh-CN"/>
        </w:rPr>
        <w:t>测试程序</w:t>
      </w:r>
      <w:r w:rsidRPr="00826B52">
        <w:rPr>
          <w:rFonts w:ascii="华文中宋" w:eastAsia="华文中宋" w:hAnsi="华文中宋" w:cs="宋体"/>
          <w:sz w:val="21"/>
          <w:szCs w:val="21"/>
          <w:lang w:eastAsia="zh-CN"/>
        </w:rPr>
        <w:t>中访存指令的比例。测试程序</w:t>
      </w:r>
      <w:commentRangeStart w:id="151"/>
      <w:r w:rsidRPr="00755893">
        <w:rPr>
          <w:rFonts w:ascii="Times New Roman" w:eastAsia="华文中宋" w:hAnsi="Times New Roman" w:cs="Times New Roman"/>
          <w:sz w:val="21"/>
          <w:szCs w:val="21"/>
          <w:lang w:eastAsia="zh-CN"/>
        </w:rPr>
        <w:t>test-</w:t>
      </w:r>
      <w:r w:rsidRPr="00755893">
        <w:rPr>
          <w:rFonts w:ascii="Times New Roman" w:eastAsia="华文中宋" w:hAnsi="Times New Roman" w:cs="Times New Roman" w:hint="eastAsia"/>
          <w:sz w:val="21"/>
          <w:szCs w:val="21"/>
          <w:lang w:eastAsia="zh-CN"/>
        </w:rPr>
        <w:t>math</w:t>
      </w:r>
      <w:commentRangeEnd w:id="151"/>
      <w:r w:rsidR="000364C5">
        <w:rPr>
          <w:rStyle w:val="a7"/>
        </w:rPr>
        <w:commentReference w:id="151"/>
      </w:r>
      <w:r w:rsidR="00791862">
        <w:rPr>
          <w:rFonts w:ascii="华文中宋" w:eastAsia="华文中宋" w:hAnsi="华文中宋" w:cs="宋体"/>
          <w:sz w:val="21"/>
          <w:szCs w:val="21"/>
          <w:lang w:eastAsia="zh-CN"/>
        </w:rPr>
        <w:t>属于计算密集型应用</w:t>
      </w:r>
      <w:r w:rsidRPr="00826B52">
        <w:rPr>
          <w:rFonts w:ascii="华文中宋" w:eastAsia="华文中宋" w:hAnsi="华文中宋" w:cs="宋体"/>
          <w:sz w:val="21"/>
          <w:szCs w:val="21"/>
          <w:lang w:eastAsia="zh-CN"/>
        </w:rPr>
        <w:t>，</w:t>
      </w:r>
      <w:r w:rsidRPr="00826B52">
        <w:rPr>
          <w:rFonts w:ascii="华文中宋" w:eastAsia="华文中宋" w:hAnsi="华文中宋" w:cs="宋体" w:hint="eastAsia"/>
          <w:sz w:val="21"/>
          <w:szCs w:val="21"/>
          <w:lang w:eastAsia="zh-CN"/>
        </w:rPr>
        <w:t>其加速</w:t>
      </w:r>
      <w:r w:rsidRPr="00826B52">
        <w:rPr>
          <w:rFonts w:ascii="华文中宋" w:eastAsia="华文中宋" w:hAnsi="华文中宋" w:cs="宋体"/>
          <w:sz w:val="21"/>
          <w:szCs w:val="21"/>
          <w:lang w:eastAsia="zh-CN"/>
        </w:rPr>
        <w:t>效果显著低于访存指令比例较高的</w:t>
      </w:r>
      <w:r w:rsidR="002E4A8F">
        <w:rPr>
          <w:rFonts w:ascii="Times New Roman" w:eastAsia="华文中宋" w:hAnsi="Times New Roman" w:cs="Times New Roman"/>
          <w:sz w:val="21"/>
          <w:szCs w:val="21"/>
          <w:lang w:eastAsia="zh-CN"/>
        </w:rPr>
        <w:t>tera</w:t>
      </w:r>
      <w:r w:rsidRPr="00755893">
        <w:rPr>
          <w:rFonts w:ascii="Times New Roman" w:eastAsia="华文中宋" w:hAnsi="Times New Roman" w:cs="Times New Roman"/>
          <w:sz w:val="21"/>
          <w:szCs w:val="21"/>
          <w:lang w:eastAsia="zh-CN"/>
        </w:rPr>
        <w:t>-sort</w:t>
      </w:r>
      <w:r w:rsidRPr="00826B52">
        <w:rPr>
          <w:rFonts w:ascii="华文中宋" w:eastAsia="华文中宋" w:hAnsi="华文中宋" w:cs="宋体" w:hint="eastAsia"/>
          <w:sz w:val="21"/>
          <w:szCs w:val="21"/>
          <w:lang w:eastAsia="zh-CN"/>
        </w:rPr>
        <w:t>与</w:t>
      </w:r>
      <w:r w:rsidRPr="00755893">
        <w:rPr>
          <w:rFonts w:ascii="Times New Roman" w:eastAsia="华文中宋" w:hAnsi="Times New Roman" w:cs="Times New Roman"/>
          <w:sz w:val="21"/>
          <w:szCs w:val="21"/>
          <w:lang w:eastAsia="zh-CN"/>
        </w:rPr>
        <w:t>kmp</w:t>
      </w:r>
      <w:r w:rsidRPr="00826B52">
        <w:rPr>
          <w:rFonts w:ascii="华文中宋" w:eastAsia="华文中宋" w:hAnsi="华文中宋" w:cs="宋体"/>
          <w:sz w:val="21"/>
          <w:szCs w:val="21"/>
          <w:lang w:eastAsia="zh-CN"/>
        </w:rPr>
        <w:t>。</w:t>
      </w:r>
      <w:r w:rsidR="00572AF4" w:rsidRPr="00826B52">
        <w:rPr>
          <w:rFonts w:ascii="华文中宋" w:eastAsia="华文中宋" w:hAnsi="华文中宋" w:cs="宋体"/>
          <w:sz w:val="21"/>
          <w:szCs w:val="21"/>
          <w:lang w:eastAsia="zh-CN"/>
        </w:rPr>
        <w:t>并且，</w:t>
      </w:r>
      <w:r w:rsidRPr="00755893">
        <w:rPr>
          <w:rFonts w:ascii="Times New Roman" w:eastAsia="华文中宋" w:hAnsi="Times New Roman" w:cs="Times New Roman"/>
          <w:sz w:val="21"/>
          <w:szCs w:val="21"/>
          <w:lang w:eastAsia="zh-CN"/>
        </w:rPr>
        <w:t>kmp</w:t>
      </w:r>
      <w:r w:rsidRPr="00826B52">
        <w:rPr>
          <w:rFonts w:ascii="华文中宋" w:eastAsia="华文中宋" w:hAnsi="华文中宋" w:cs="宋体"/>
          <w:sz w:val="21"/>
          <w:szCs w:val="21"/>
          <w:lang w:eastAsia="zh-CN"/>
        </w:rPr>
        <w:t>程序的输入集越大，</w:t>
      </w:r>
      <w:r w:rsidRPr="00826B52">
        <w:rPr>
          <w:rFonts w:ascii="华文中宋" w:eastAsia="华文中宋" w:hAnsi="华文中宋" w:cs="宋体" w:hint="eastAsia"/>
          <w:sz w:val="21"/>
          <w:szCs w:val="21"/>
          <w:lang w:eastAsia="zh-CN"/>
        </w:rPr>
        <w:t>访存指令</w:t>
      </w:r>
      <w:r w:rsidRPr="00826B52">
        <w:rPr>
          <w:rFonts w:ascii="华文中宋" w:eastAsia="华文中宋" w:hAnsi="华文中宋" w:cs="宋体"/>
          <w:sz w:val="21"/>
          <w:szCs w:val="21"/>
          <w:lang w:eastAsia="zh-CN"/>
        </w:rPr>
        <w:t>比例越高，加速效果越</w:t>
      </w:r>
      <w:r w:rsidRPr="00826B52">
        <w:rPr>
          <w:rFonts w:ascii="华文中宋" w:eastAsia="华文中宋" w:hAnsi="华文中宋" w:cs="宋体" w:hint="eastAsia"/>
          <w:sz w:val="21"/>
          <w:szCs w:val="21"/>
          <w:lang w:eastAsia="zh-CN"/>
        </w:rPr>
        <w:t>显著</w:t>
      </w:r>
      <w:r w:rsidRPr="00826B52">
        <w:rPr>
          <w:rFonts w:ascii="华文中宋" w:eastAsia="华文中宋" w:hAnsi="华文中宋" w:cs="宋体"/>
          <w:sz w:val="21"/>
          <w:szCs w:val="21"/>
          <w:lang w:eastAsia="zh-CN"/>
        </w:rPr>
        <w:t>。</w:t>
      </w:r>
    </w:p>
    <w:p w14:paraId="6D276BC5" w14:textId="15CC0260" w:rsidR="00B46B06" w:rsidRPr="00826B52" w:rsidRDefault="00BF33BB" w:rsidP="002327DA">
      <w:pPr>
        <w:spacing w:line="340" w:lineRule="atLeast"/>
        <w:ind w:firstLine="432"/>
        <w:jc w:val="both"/>
        <w:rPr>
          <w:rFonts w:ascii="华文中宋" w:eastAsia="华文中宋" w:hAnsi="华文中宋" w:cs="宋体"/>
          <w:sz w:val="21"/>
          <w:szCs w:val="21"/>
          <w:lang w:eastAsia="zh-CN"/>
        </w:rPr>
      </w:pPr>
      <w:r>
        <w:rPr>
          <w:rFonts w:ascii="华文中宋" w:eastAsia="华文中宋" w:hAnsi="华文中宋" w:cs="宋体"/>
          <w:noProof/>
          <w:sz w:val="21"/>
          <w:szCs w:val="21"/>
          <w:lang w:eastAsia="zh-CN"/>
        </w:rPr>
        <mc:AlternateContent>
          <mc:Choice Requires="wpg">
            <w:drawing>
              <wp:anchor distT="0" distB="0" distL="114300" distR="114300" simplePos="0" relativeHeight="251693056" behindDoc="0" locked="0" layoutInCell="1" allowOverlap="1" wp14:anchorId="4E83ECEF" wp14:editId="36256607">
                <wp:simplePos x="0" y="0"/>
                <wp:positionH relativeFrom="column">
                  <wp:posOffset>0</wp:posOffset>
                </wp:positionH>
                <wp:positionV relativeFrom="paragraph">
                  <wp:posOffset>230505</wp:posOffset>
                </wp:positionV>
                <wp:extent cx="2994025" cy="2413000"/>
                <wp:effectExtent l="0" t="0" r="3175" b="0"/>
                <wp:wrapThrough wrapText="bothSides">
                  <wp:wrapPolygon edited="0">
                    <wp:start x="0" y="0"/>
                    <wp:lineTo x="0" y="21373"/>
                    <wp:lineTo x="21440" y="21373"/>
                    <wp:lineTo x="21440"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2994025" cy="2413000"/>
                          <a:chOff x="0" y="0"/>
                          <a:chExt cx="2502535" cy="2296583"/>
                        </a:xfrm>
                      </wpg:grpSpPr>
                      <pic:pic xmlns:pic="http://schemas.openxmlformats.org/drawingml/2006/picture">
                        <pic:nvPicPr>
                          <pic:cNvPr id="10" name="Picture 10" descr="../../Desktop/1.pdf"/>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2535" cy="1918335"/>
                          </a:xfrm>
                          <a:prstGeom prst="rect">
                            <a:avLst/>
                          </a:prstGeom>
                          <a:noFill/>
                          <a:ln>
                            <a:noFill/>
                          </a:ln>
                        </pic:spPr>
                      </pic:pic>
                      <wps:wsp>
                        <wps:cNvPr id="1" name="Text Box 1"/>
                        <wps:cNvSpPr txBox="1"/>
                        <wps:spPr>
                          <a:xfrm>
                            <a:off x="0" y="1972733"/>
                            <a:ext cx="2502535" cy="323850"/>
                          </a:xfrm>
                          <a:prstGeom prst="rect">
                            <a:avLst/>
                          </a:prstGeom>
                          <a:solidFill>
                            <a:prstClr val="white"/>
                          </a:solidFill>
                          <a:ln>
                            <a:noFill/>
                          </a:ln>
                          <a:effectLst/>
                        </wps:spPr>
                        <wps:txbx>
                          <w:txbxContent>
                            <w:p w14:paraId="00AD5CC1" w14:textId="77777777" w:rsidR="00952EB4" w:rsidRPr="00B46B06" w:rsidRDefault="00952EB4" w:rsidP="00BF33BB">
                              <w:pPr>
                                <w:pStyle w:val="af6"/>
                                <w:jc w:val="center"/>
                                <w:rPr>
                                  <w:rFonts w:ascii="华文中宋" w:eastAsia="华文中宋" w:hAnsi="华文中宋" w:cs="宋体"/>
                                  <w:b/>
                                  <w:i w:val="0"/>
                                  <w:color w:val="000000" w:themeColor="text1"/>
                                  <w:sz w:val="21"/>
                                  <w:szCs w:val="21"/>
                                  <w:lang w:eastAsia="zh-CN"/>
                                </w:rPr>
                              </w:pPr>
                              <w:bookmarkStart w:id="152" w:name="_Ref444952694"/>
                              <w:r w:rsidRPr="00B46B06">
                                <w:rPr>
                                  <w:rFonts w:ascii="华文中宋" w:eastAsia="华文中宋" w:hAnsi="华文中宋" w:cs="宋体"/>
                                  <w:b/>
                                  <w:i w:val="0"/>
                                  <w:color w:val="000000" w:themeColor="text1"/>
                                  <w:lang w:eastAsia="zh-CN"/>
                                </w:rPr>
                                <w:t>图</w:t>
                              </w:r>
                              <w:r w:rsidRPr="00B46B06">
                                <w:rPr>
                                  <w:rFonts w:ascii="华文中宋" w:eastAsia="华文中宋" w:hAnsi="华文中宋"/>
                                  <w:b/>
                                  <w:i w:val="0"/>
                                  <w:color w:val="000000" w:themeColor="text1"/>
                                  <w:lang w:eastAsia="zh-CN"/>
                                </w:rPr>
                                <w:t xml:space="preserve"> </w:t>
                              </w:r>
                              <w:r w:rsidRPr="00B46B06">
                                <w:rPr>
                                  <w:rFonts w:ascii="华文中宋" w:eastAsia="华文中宋" w:hAnsi="华文中宋"/>
                                  <w:b/>
                                  <w:i w:val="0"/>
                                  <w:color w:val="000000" w:themeColor="text1"/>
                                </w:rPr>
                                <w:fldChar w:fldCharType="begin"/>
                              </w:r>
                              <w:r w:rsidRPr="00B46B06">
                                <w:rPr>
                                  <w:rFonts w:ascii="华文中宋" w:eastAsia="华文中宋" w:hAnsi="华文中宋"/>
                                  <w:b/>
                                  <w:i w:val="0"/>
                                  <w:color w:val="000000" w:themeColor="text1"/>
                                  <w:lang w:eastAsia="zh-CN"/>
                                </w:rPr>
                                <w:instrText xml:space="preserve"> SEQ 图 \* ARABIC </w:instrText>
                              </w:r>
                              <w:r w:rsidRPr="00B46B06">
                                <w:rPr>
                                  <w:rFonts w:ascii="华文中宋" w:eastAsia="华文中宋" w:hAnsi="华文中宋"/>
                                  <w:b/>
                                  <w:i w:val="0"/>
                                  <w:color w:val="000000" w:themeColor="text1"/>
                                </w:rPr>
                                <w:fldChar w:fldCharType="separate"/>
                              </w:r>
                              <w:r w:rsidRPr="00B46B06">
                                <w:rPr>
                                  <w:rFonts w:ascii="华文中宋" w:eastAsia="华文中宋" w:hAnsi="华文中宋"/>
                                  <w:b/>
                                  <w:i w:val="0"/>
                                  <w:noProof/>
                                  <w:color w:val="000000" w:themeColor="text1"/>
                                  <w:lang w:eastAsia="zh-CN"/>
                                </w:rPr>
                                <w:t>8</w:t>
                              </w:r>
                              <w:r w:rsidRPr="00B46B06">
                                <w:rPr>
                                  <w:rFonts w:ascii="华文中宋" w:eastAsia="华文中宋" w:hAnsi="华文中宋"/>
                                  <w:b/>
                                  <w:i w:val="0"/>
                                  <w:color w:val="000000" w:themeColor="text1"/>
                                </w:rPr>
                                <w:fldChar w:fldCharType="end"/>
                              </w:r>
                              <w:bookmarkEnd w:id="152"/>
                              <w:r w:rsidRPr="00B46B06">
                                <w:rPr>
                                  <w:rFonts w:ascii="华文中宋" w:eastAsia="华文中宋" w:hAnsi="华文中宋"/>
                                  <w:b/>
                                  <w:i w:val="0"/>
                                  <w:color w:val="000000" w:themeColor="text1"/>
                                  <w:lang w:eastAsia="zh-CN"/>
                                </w:rPr>
                                <w:t xml:space="preserve"> </w:t>
                              </w:r>
                              <w:r w:rsidRPr="00B46B06">
                                <w:rPr>
                                  <w:rFonts w:ascii="华文中宋" w:eastAsia="华文中宋" w:hAnsi="华文中宋" w:cs="宋体"/>
                                  <w:b/>
                                  <w:i w:val="0"/>
                                  <w:color w:val="000000" w:themeColor="text1"/>
                                  <w:lang w:eastAsia="zh-CN"/>
                                </w:rPr>
                                <w:t>访</w:t>
                              </w:r>
                              <w:r w:rsidRPr="00B46B06">
                                <w:rPr>
                                  <w:rFonts w:ascii="华文中宋" w:eastAsia="华文中宋" w:hAnsi="华文中宋" w:hint="eastAsia"/>
                                  <w:b/>
                                  <w:i w:val="0"/>
                                  <w:color w:val="000000" w:themeColor="text1"/>
                                  <w:lang w:eastAsia="zh-CN"/>
                                </w:rPr>
                                <w:t>存指令比例及加速比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42" style="position:absolute;left:0;text-align:left;margin-left:0;margin-top:18.15pt;width:235.75pt;height:190pt;z-index:251693056;mso-width-relative:margin;mso-height-relative:margin" coordsize="25025,22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">
                <v:shape id="Picture 10" o:spid="_x0000_s1043" type="#_x0000_t75" alt="../../Desktop/1.pdf" style="position:absolute;width:25025;height:19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A+4XFAAAA2wAAAA8AAABkcnMvZG93bnJldi54bWxEj81qw0AMhO+BvMOiQG/J2iktxsk6lISU&#10;0kMgTh9A9co/qVdrvNvEffvqUOhNYkYzn7a7yfXqRmPoPBtIVwko4srbjhsDH5fjMgMVIrLF3jMZ&#10;+KEAu2I+22Ju/Z3PdCtjoySEQ44G2hiHXOtQteQwrPxALFrtR4dR1rHRdsS7hLter5PkWTvsWBpa&#10;HGjfUvVVfjsDr2n/eX58r5O1j8en9HTKrtMhM+ZhMb1sQEWa4r/57/rNCr7Qyy8yg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APuFxQAAANsAAAAPAAAAAAAAAAAAAAAA&#10;AJ8CAABkcnMvZG93bnJldi54bWxQSwUGAAAAAAQABAD3AAAAkQMAAAAA&#10;">
                  <v:imagedata r:id="rId31" o:title="1"/>
                  <v:path arrowok="t"/>
                </v:shape>
                <v:shape id="Text Box 1" o:spid="_x0000_s1044" type="#_x0000_t202" style="position:absolute;top:19727;width:2502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00AD5CC1" w14:textId="77777777" w:rsidR="00952EB4" w:rsidRPr="00B46B06" w:rsidRDefault="00952EB4" w:rsidP="00BF33BB">
                        <w:pPr>
                          <w:pStyle w:val="af6"/>
                          <w:jc w:val="center"/>
                          <w:rPr>
                            <w:rFonts w:ascii="华文中宋" w:eastAsia="华文中宋" w:hAnsi="华文中宋" w:cs="宋体"/>
                            <w:b/>
                            <w:i w:val="0"/>
                            <w:color w:val="000000" w:themeColor="text1"/>
                            <w:sz w:val="21"/>
                            <w:szCs w:val="21"/>
                            <w:lang w:eastAsia="zh-CN"/>
                          </w:rPr>
                        </w:pPr>
                        <w:bookmarkStart w:id="158" w:name="_Ref444952694"/>
                        <w:r w:rsidRPr="00B46B06">
                          <w:rPr>
                            <w:rFonts w:ascii="华文中宋" w:eastAsia="华文中宋" w:hAnsi="华文中宋" w:cs="宋体"/>
                            <w:b/>
                            <w:i w:val="0"/>
                            <w:color w:val="000000" w:themeColor="text1"/>
                            <w:lang w:eastAsia="zh-CN"/>
                          </w:rPr>
                          <w:t>图</w:t>
                        </w:r>
                        <w:r w:rsidRPr="00B46B06">
                          <w:rPr>
                            <w:rFonts w:ascii="华文中宋" w:eastAsia="华文中宋" w:hAnsi="华文中宋"/>
                            <w:b/>
                            <w:i w:val="0"/>
                            <w:color w:val="000000" w:themeColor="text1"/>
                            <w:lang w:eastAsia="zh-CN"/>
                          </w:rPr>
                          <w:t xml:space="preserve"> </w:t>
                        </w:r>
                        <w:r w:rsidRPr="00B46B06">
                          <w:rPr>
                            <w:rFonts w:ascii="华文中宋" w:eastAsia="华文中宋" w:hAnsi="华文中宋"/>
                            <w:b/>
                            <w:i w:val="0"/>
                            <w:color w:val="000000" w:themeColor="text1"/>
                          </w:rPr>
                          <w:fldChar w:fldCharType="begin"/>
                        </w:r>
                        <w:r w:rsidRPr="00B46B06">
                          <w:rPr>
                            <w:rFonts w:ascii="华文中宋" w:eastAsia="华文中宋" w:hAnsi="华文中宋"/>
                            <w:b/>
                            <w:i w:val="0"/>
                            <w:color w:val="000000" w:themeColor="text1"/>
                            <w:lang w:eastAsia="zh-CN"/>
                          </w:rPr>
                          <w:instrText xml:space="preserve"> SEQ 图 \* ARABIC </w:instrText>
                        </w:r>
                        <w:r w:rsidRPr="00B46B06">
                          <w:rPr>
                            <w:rFonts w:ascii="华文中宋" w:eastAsia="华文中宋" w:hAnsi="华文中宋"/>
                            <w:b/>
                            <w:i w:val="0"/>
                            <w:color w:val="000000" w:themeColor="text1"/>
                          </w:rPr>
                          <w:fldChar w:fldCharType="separate"/>
                        </w:r>
                        <w:r w:rsidRPr="00B46B06">
                          <w:rPr>
                            <w:rFonts w:ascii="华文中宋" w:eastAsia="华文中宋" w:hAnsi="华文中宋"/>
                            <w:b/>
                            <w:i w:val="0"/>
                            <w:noProof/>
                            <w:color w:val="000000" w:themeColor="text1"/>
                            <w:lang w:eastAsia="zh-CN"/>
                          </w:rPr>
                          <w:t>8</w:t>
                        </w:r>
                        <w:r w:rsidRPr="00B46B06">
                          <w:rPr>
                            <w:rFonts w:ascii="华文中宋" w:eastAsia="华文中宋" w:hAnsi="华文中宋"/>
                            <w:b/>
                            <w:i w:val="0"/>
                            <w:color w:val="000000" w:themeColor="text1"/>
                          </w:rPr>
                          <w:fldChar w:fldCharType="end"/>
                        </w:r>
                        <w:bookmarkEnd w:id="158"/>
                        <w:r w:rsidRPr="00B46B06">
                          <w:rPr>
                            <w:rFonts w:ascii="华文中宋" w:eastAsia="华文中宋" w:hAnsi="华文中宋"/>
                            <w:b/>
                            <w:i w:val="0"/>
                            <w:color w:val="000000" w:themeColor="text1"/>
                            <w:lang w:eastAsia="zh-CN"/>
                          </w:rPr>
                          <w:t xml:space="preserve"> </w:t>
                        </w:r>
                        <w:r w:rsidRPr="00B46B06">
                          <w:rPr>
                            <w:rFonts w:ascii="华文中宋" w:eastAsia="华文中宋" w:hAnsi="华文中宋" w:cs="宋体"/>
                            <w:b/>
                            <w:i w:val="0"/>
                            <w:color w:val="000000" w:themeColor="text1"/>
                            <w:lang w:eastAsia="zh-CN"/>
                          </w:rPr>
                          <w:t>访</w:t>
                        </w:r>
                        <w:r w:rsidRPr="00B46B06">
                          <w:rPr>
                            <w:rFonts w:ascii="华文中宋" w:eastAsia="华文中宋" w:hAnsi="华文中宋" w:hint="eastAsia"/>
                            <w:b/>
                            <w:i w:val="0"/>
                            <w:color w:val="000000" w:themeColor="text1"/>
                            <w:lang w:eastAsia="zh-CN"/>
                          </w:rPr>
                          <w:t>存指令比例及加速比</w:t>
                        </w:r>
                      </w:p>
                    </w:txbxContent>
                  </v:textbox>
                </v:shape>
                <w10:wrap type="through"/>
              </v:group>
            </w:pict>
          </mc:Fallback>
        </mc:AlternateContent>
      </w:r>
    </w:p>
    <w:p w14:paraId="3F5AB696" w14:textId="733BD53A" w:rsidR="00F41340" w:rsidRPr="009939A7" w:rsidRDefault="00F41340" w:rsidP="00EC79A8">
      <w:pPr>
        <w:pStyle w:val="1"/>
        <w:numPr>
          <w:ilvl w:val="0"/>
          <w:numId w:val="3"/>
        </w:numPr>
        <w:rPr>
          <w:rFonts w:ascii="华文中宋" w:eastAsia="华文中宋" w:hAnsi="华文中宋"/>
          <w:b/>
          <w:color w:val="000000" w:themeColor="text1"/>
          <w:sz w:val="24"/>
          <w:szCs w:val="21"/>
          <w:lang w:eastAsia="zh-CN"/>
        </w:rPr>
      </w:pPr>
      <w:r w:rsidRPr="009939A7">
        <w:rPr>
          <w:rFonts w:ascii="华文中宋" w:eastAsia="华文中宋" w:hAnsi="华文中宋" w:hint="eastAsia"/>
          <w:b/>
          <w:color w:val="000000" w:themeColor="text1"/>
          <w:sz w:val="24"/>
          <w:szCs w:val="21"/>
          <w:lang w:eastAsia="zh-CN"/>
        </w:rPr>
        <w:t>结语</w:t>
      </w:r>
    </w:p>
    <w:p w14:paraId="29BA1ACC" w14:textId="7949306C" w:rsidR="00F41340" w:rsidRDefault="00B94D56" w:rsidP="002327DA">
      <w:pPr>
        <w:spacing w:line="340" w:lineRule="atLeast"/>
        <w:ind w:firstLine="432"/>
        <w:jc w:val="both"/>
        <w:rPr>
          <w:rFonts w:ascii="黑体" w:eastAsia="黑体"/>
          <w:bCs/>
          <w:sz w:val="21"/>
          <w:szCs w:val="21"/>
          <w:lang w:eastAsia="zh-CN"/>
        </w:rPr>
      </w:pPr>
      <w:r>
        <w:rPr>
          <w:rFonts w:ascii="华文中宋" w:eastAsia="华文中宋" w:hAnsi="华文中宋" w:cs="宋体"/>
          <w:sz w:val="21"/>
          <w:szCs w:val="21"/>
          <w:lang w:eastAsia="zh-CN"/>
        </w:rPr>
        <w:t>本文</w:t>
      </w:r>
      <w:r>
        <w:rPr>
          <w:rFonts w:ascii="华文中宋" w:eastAsia="华文中宋" w:hAnsi="华文中宋" w:cs="宋体" w:hint="eastAsia"/>
          <w:sz w:val="21"/>
          <w:szCs w:val="21"/>
          <w:lang w:eastAsia="zh-CN"/>
        </w:rPr>
        <w:t>在</w:t>
      </w:r>
      <w:r w:rsidR="00AA12DE" w:rsidRPr="00826B52">
        <w:rPr>
          <w:rFonts w:ascii="华文中宋" w:eastAsia="华文中宋" w:hAnsi="华文中宋" w:cs="宋体" w:hint="eastAsia"/>
          <w:sz w:val="21"/>
          <w:szCs w:val="21"/>
          <w:lang w:eastAsia="zh-CN"/>
        </w:rPr>
        <w:t>分析</w:t>
      </w:r>
      <w:r w:rsidR="00BF7D96">
        <w:rPr>
          <w:rFonts w:ascii="华文中宋" w:eastAsia="华文中宋" w:hAnsi="华文中宋" w:cs="宋体"/>
          <w:sz w:val="21"/>
          <w:szCs w:val="21"/>
          <w:lang w:eastAsia="zh-CN"/>
        </w:rPr>
        <w:t>和</w:t>
      </w:r>
      <w:r w:rsidR="00433519">
        <w:rPr>
          <w:rFonts w:ascii="华文中宋" w:eastAsia="华文中宋" w:hAnsi="华文中宋" w:cs="宋体"/>
          <w:sz w:val="21"/>
          <w:szCs w:val="21"/>
          <w:lang w:eastAsia="zh-CN"/>
        </w:rPr>
        <w:t>总结</w:t>
      </w:r>
      <w:r>
        <w:rPr>
          <w:rFonts w:ascii="华文中宋" w:eastAsia="华文中宋" w:hAnsi="华文中宋" w:cs="宋体"/>
          <w:sz w:val="21"/>
          <w:szCs w:val="21"/>
          <w:lang w:eastAsia="zh-CN"/>
        </w:rPr>
        <w:t>常用体系结构</w:t>
      </w:r>
      <w:r>
        <w:rPr>
          <w:rFonts w:ascii="华文中宋" w:eastAsia="华文中宋" w:hAnsi="华文中宋" w:cs="宋体" w:hint="eastAsia"/>
          <w:sz w:val="21"/>
          <w:szCs w:val="21"/>
          <w:lang w:eastAsia="zh-CN"/>
        </w:rPr>
        <w:t>模拟器</w:t>
      </w:r>
      <w:r>
        <w:rPr>
          <w:rFonts w:ascii="华文中宋" w:eastAsia="华文中宋" w:hAnsi="华文中宋" w:cs="宋体"/>
          <w:sz w:val="21"/>
          <w:szCs w:val="21"/>
          <w:lang w:eastAsia="zh-CN"/>
        </w:rPr>
        <w:t>加速技术</w:t>
      </w:r>
      <w:r w:rsidR="00433519">
        <w:rPr>
          <w:rFonts w:ascii="华文中宋" w:eastAsia="华文中宋" w:hAnsi="华文中宋" w:cs="宋体"/>
          <w:sz w:val="21"/>
          <w:szCs w:val="21"/>
          <w:lang w:eastAsia="zh-CN"/>
        </w:rPr>
        <w:t>的</w:t>
      </w:r>
      <w:r w:rsidR="00433519">
        <w:rPr>
          <w:rFonts w:ascii="华文中宋" w:eastAsia="华文中宋" w:hAnsi="华文中宋" w:cs="宋体" w:hint="eastAsia"/>
          <w:sz w:val="21"/>
          <w:szCs w:val="21"/>
          <w:lang w:eastAsia="zh-CN"/>
        </w:rPr>
        <w:t>基础上</w:t>
      </w:r>
      <w:r w:rsidR="00AA12DE" w:rsidRPr="00826B52">
        <w:rPr>
          <w:rFonts w:ascii="华文中宋" w:eastAsia="华文中宋" w:hAnsi="华文中宋" w:cs="宋体"/>
          <w:sz w:val="21"/>
          <w:szCs w:val="21"/>
          <w:lang w:eastAsia="zh-CN"/>
        </w:rPr>
        <w:t>，</w:t>
      </w:r>
      <w:r w:rsidR="00433519">
        <w:rPr>
          <w:rFonts w:ascii="华文中宋" w:eastAsia="华文中宋" w:hAnsi="华文中宋" w:cs="宋体" w:hint="eastAsia"/>
          <w:sz w:val="21"/>
          <w:szCs w:val="21"/>
          <w:lang w:eastAsia="zh-CN"/>
        </w:rPr>
        <w:t>从</w:t>
      </w:r>
      <w:r w:rsidR="00B17275">
        <w:rPr>
          <w:rFonts w:ascii="华文中宋" w:eastAsia="华文中宋" w:hAnsi="华文中宋" w:cs="宋体"/>
          <w:sz w:val="21"/>
          <w:szCs w:val="21"/>
          <w:lang w:eastAsia="zh-CN"/>
        </w:rPr>
        <w:t>查找表、</w:t>
      </w:r>
      <w:r w:rsidR="00A136E2">
        <w:rPr>
          <w:rFonts w:ascii="华文中宋" w:eastAsia="华文中宋" w:hAnsi="华文中宋" w:cs="宋体" w:hint="eastAsia"/>
          <w:sz w:val="21"/>
          <w:szCs w:val="21"/>
          <w:lang w:eastAsia="zh-CN"/>
        </w:rPr>
        <w:t>并行</w:t>
      </w:r>
      <w:r w:rsidR="00B17275">
        <w:rPr>
          <w:rFonts w:ascii="华文中宋" w:eastAsia="华文中宋" w:hAnsi="华文中宋" w:cs="宋体" w:hint="eastAsia"/>
          <w:sz w:val="21"/>
          <w:szCs w:val="21"/>
          <w:lang w:eastAsia="zh-CN"/>
        </w:rPr>
        <w:t>模拟</w:t>
      </w:r>
      <w:r w:rsidR="00F76802">
        <w:rPr>
          <w:rFonts w:ascii="华文中宋" w:eastAsia="华文中宋" w:hAnsi="华文中宋" w:cs="宋体"/>
          <w:sz w:val="21"/>
          <w:szCs w:val="21"/>
          <w:lang w:eastAsia="zh-CN"/>
        </w:rPr>
        <w:t>框架</w:t>
      </w:r>
      <w:r w:rsidR="00B17275">
        <w:rPr>
          <w:rFonts w:ascii="华文中宋" w:eastAsia="华文中宋" w:hAnsi="华文中宋" w:cs="宋体"/>
          <w:sz w:val="21"/>
          <w:szCs w:val="21"/>
          <w:lang w:eastAsia="zh-CN"/>
        </w:rPr>
        <w:t>及</w:t>
      </w:r>
      <w:r w:rsidR="00A33002">
        <w:rPr>
          <w:rFonts w:ascii="华文中宋" w:eastAsia="华文中宋" w:hAnsi="华文中宋" w:cs="宋体"/>
          <w:sz w:val="21"/>
          <w:szCs w:val="21"/>
          <w:lang w:eastAsia="zh-CN"/>
        </w:rPr>
        <w:t>内存</w:t>
      </w:r>
      <w:r w:rsidR="00A33002">
        <w:rPr>
          <w:rFonts w:ascii="华文中宋" w:eastAsia="华文中宋" w:hAnsi="华文中宋" w:cs="宋体" w:hint="eastAsia"/>
          <w:sz w:val="21"/>
          <w:szCs w:val="21"/>
          <w:lang w:eastAsia="zh-CN"/>
        </w:rPr>
        <w:t>管理</w:t>
      </w:r>
      <w:r w:rsidR="00433519">
        <w:rPr>
          <w:rFonts w:ascii="华文中宋" w:eastAsia="华文中宋" w:hAnsi="华文中宋" w:cs="宋体"/>
          <w:sz w:val="21"/>
          <w:szCs w:val="21"/>
          <w:lang w:eastAsia="zh-CN"/>
        </w:rPr>
        <w:t>三个不同方向对基于并行离散事件模拟框架</w:t>
      </w:r>
      <w:r w:rsidR="008E2C46">
        <w:rPr>
          <w:rFonts w:ascii="华文中宋" w:eastAsia="华文中宋" w:hAnsi="华文中宋" w:cs="宋体"/>
          <w:sz w:val="21"/>
          <w:szCs w:val="21"/>
          <w:lang w:eastAsia="zh-CN"/>
        </w:rPr>
        <w:t>的众核并行模拟器</w:t>
      </w:r>
      <w:r w:rsidR="00433519">
        <w:rPr>
          <w:rFonts w:ascii="华文中宋" w:eastAsia="华文中宋" w:hAnsi="华文中宋" w:cs="宋体"/>
          <w:sz w:val="21"/>
          <w:szCs w:val="21"/>
          <w:lang w:eastAsia="zh-CN"/>
        </w:rPr>
        <w:t>进行加速。代表性的高通量应用程序测试实验表明，</w:t>
      </w:r>
      <w:r w:rsidR="00433519">
        <w:rPr>
          <w:rFonts w:ascii="华文中宋" w:eastAsia="华文中宋" w:hAnsi="华文中宋" w:cs="宋体" w:hint="eastAsia"/>
          <w:sz w:val="21"/>
          <w:szCs w:val="21"/>
          <w:lang w:eastAsia="zh-CN"/>
        </w:rPr>
        <w:t>三个</w:t>
      </w:r>
      <w:r w:rsidR="00433519">
        <w:rPr>
          <w:rFonts w:ascii="华文中宋" w:eastAsia="华文中宋" w:hAnsi="华文中宋" w:cs="宋体"/>
          <w:sz w:val="21"/>
          <w:szCs w:val="21"/>
          <w:lang w:eastAsia="zh-CN"/>
        </w:rPr>
        <w:t>加速方案效果显著。</w:t>
      </w:r>
      <w:r w:rsidR="00433519">
        <w:rPr>
          <w:rFonts w:ascii="华文中宋" w:eastAsia="华文中宋" w:hAnsi="华文中宋" w:cs="宋体" w:hint="eastAsia"/>
          <w:sz w:val="21"/>
          <w:szCs w:val="21"/>
          <w:lang w:eastAsia="zh-CN"/>
        </w:rPr>
        <w:t>但是</w:t>
      </w:r>
      <w:r w:rsidR="00433519">
        <w:rPr>
          <w:rFonts w:ascii="华文中宋" w:eastAsia="华文中宋" w:hAnsi="华文中宋" w:cs="宋体"/>
          <w:sz w:val="21"/>
          <w:szCs w:val="21"/>
          <w:lang w:eastAsia="zh-CN"/>
        </w:rPr>
        <w:t>，</w:t>
      </w:r>
      <w:r w:rsidR="00433519">
        <w:rPr>
          <w:rFonts w:ascii="华文中宋" w:eastAsia="华文中宋" w:hAnsi="华文中宋" w:cs="宋体" w:hint="eastAsia"/>
          <w:sz w:val="21"/>
          <w:szCs w:val="21"/>
          <w:lang w:eastAsia="zh-CN"/>
        </w:rPr>
        <w:t>实验中</w:t>
      </w:r>
      <w:r w:rsidR="00433519">
        <w:rPr>
          <w:rFonts w:ascii="华文中宋" w:eastAsia="华文中宋" w:hAnsi="华文中宋" w:cs="宋体"/>
          <w:sz w:val="21"/>
          <w:szCs w:val="21"/>
          <w:lang w:eastAsia="zh-CN"/>
        </w:rPr>
        <w:t>发现，当工作线程数量达到</w:t>
      </w:r>
      <w:r w:rsidR="00F7603A">
        <w:rPr>
          <w:rFonts w:ascii="华文中宋" w:eastAsia="华文中宋" w:hAnsi="华文中宋" w:cs="宋体" w:hint="eastAsia"/>
          <w:sz w:val="21"/>
          <w:szCs w:val="21"/>
          <w:lang w:eastAsia="zh-CN"/>
        </w:rPr>
        <w:t>四</w:t>
      </w:r>
      <w:r w:rsidR="00433519">
        <w:rPr>
          <w:rFonts w:ascii="华文中宋" w:eastAsia="华文中宋" w:hAnsi="华文中宋" w:cs="宋体" w:hint="eastAsia"/>
          <w:sz w:val="21"/>
          <w:szCs w:val="21"/>
          <w:lang w:eastAsia="zh-CN"/>
        </w:rPr>
        <w:t>个</w:t>
      </w:r>
      <w:r w:rsidR="00433519">
        <w:rPr>
          <w:rFonts w:ascii="华文中宋" w:eastAsia="华文中宋" w:hAnsi="华文中宋" w:cs="宋体"/>
          <w:sz w:val="21"/>
          <w:szCs w:val="21"/>
          <w:lang w:eastAsia="zh-CN"/>
        </w:rPr>
        <w:t>后，</w:t>
      </w:r>
      <w:r w:rsidR="00433519">
        <w:rPr>
          <w:rFonts w:ascii="华文中宋" w:eastAsia="华文中宋" w:hAnsi="华文中宋" w:cs="宋体" w:hint="eastAsia"/>
          <w:sz w:val="21"/>
          <w:szCs w:val="21"/>
          <w:lang w:eastAsia="zh-CN"/>
        </w:rPr>
        <w:t>继续增加</w:t>
      </w:r>
      <w:r w:rsidR="00433519">
        <w:rPr>
          <w:rFonts w:ascii="华文中宋" w:eastAsia="华文中宋" w:hAnsi="华文中宋" w:cs="宋体"/>
          <w:sz w:val="21"/>
          <w:szCs w:val="21"/>
          <w:lang w:eastAsia="zh-CN"/>
        </w:rPr>
        <w:t>工作线程</w:t>
      </w:r>
      <w:r w:rsidR="00433519">
        <w:rPr>
          <w:rFonts w:ascii="华文中宋" w:eastAsia="华文中宋" w:hAnsi="华文中宋" w:cs="宋体" w:hint="eastAsia"/>
          <w:sz w:val="21"/>
          <w:szCs w:val="21"/>
          <w:lang w:eastAsia="zh-CN"/>
        </w:rPr>
        <w:t>数</w:t>
      </w:r>
      <w:r w:rsidR="00686F36">
        <w:rPr>
          <w:rFonts w:ascii="华文中宋" w:eastAsia="华文中宋" w:hAnsi="华文中宋" w:cs="宋体"/>
          <w:sz w:val="21"/>
          <w:szCs w:val="21"/>
          <w:lang w:eastAsia="zh-CN"/>
        </w:rPr>
        <w:t>量</w:t>
      </w:r>
      <w:r w:rsidR="00683727">
        <w:rPr>
          <w:rFonts w:ascii="华文中宋" w:eastAsia="华文中宋" w:hAnsi="华文中宋" w:cs="宋体"/>
          <w:sz w:val="21"/>
          <w:szCs w:val="21"/>
          <w:lang w:eastAsia="zh-CN"/>
        </w:rPr>
        <w:t>无法获得显著的性能</w:t>
      </w:r>
      <w:r w:rsidR="00B8778D">
        <w:rPr>
          <w:rFonts w:ascii="华文中宋" w:eastAsia="华文中宋" w:hAnsi="华文中宋" w:cs="宋体" w:hint="eastAsia"/>
          <w:sz w:val="21"/>
          <w:szCs w:val="21"/>
          <w:lang w:eastAsia="zh-CN"/>
        </w:rPr>
        <w:t>提升</w:t>
      </w:r>
      <w:r w:rsidR="00433519">
        <w:rPr>
          <w:rFonts w:ascii="华文中宋" w:eastAsia="华文中宋" w:hAnsi="华文中宋" w:cs="宋体"/>
          <w:sz w:val="21"/>
          <w:szCs w:val="21"/>
          <w:lang w:eastAsia="zh-CN"/>
        </w:rPr>
        <w:t>。</w:t>
      </w:r>
      <w:r w:rsidR="00474277">
        <w:rPr>
          <w:rFonts w:ascii="华文中宋" w:eastAsia="华文中宋" w:hAnsi="华文中宋" w:cs="宋体"/>
          <w:sz w:val="21"/>
          <w:szCs w:val="21"/>
          <w:lang w:eastAsia="zh-CN"/>
        </w:rPr>
        <w:t>因此，</w:t>
      </w:r>
      <w:r w:rsidR="00683727">
        <w:rPr>
          <w:rFonts w:ascii="华文中宋" w:eastAsia="华文中宋" w:hAnsi="华文中宋" w:cs="宋体"/>
          <w:sz w:val="21"/>
          <w:szCs w:val="21"/>
          <w:lang w:eastAsia="zh-CN"/>
        </w:rPr>
        <w:t>下一步工作</w:t>
      </w:r>
      <w:r w:rsidR="00683727">
        <w:rPr>
          <w:rFonts w:ascii="华文中宋" w:eastAsia="华文中宋" w:hAnsi="华文中宋" w:cs="宋体" w:hint="eastAsia"/>
          <w:sz w:val="21"/>
          <w:szCs w:val="21"/>
          <w:lang w:eastAsia="zh-CN"/>
        </w:rPr>
        <w:t>方向是</w:t>
      </w:r>
      <w:r w:rsidR="00683727">
        <w:rPr>
          <w:rFonts w:ascii="华文中宋" w:eastAsia="华文中宋" w:hAnsi="华文中宋" w:cs="宋体"/>
          <w:sz w:val="21"/>
          <w:szCs w:val="21"/>
          <w:lang w:eastAsia="zh-CN"/>
        </w:rPr>
        <w:t>提高并行模拟框架的</w:t>
      </w:r>
      <w:r w:rsidR="00683727">
        <w:rPr>
          <w:rFonts w:ascii="华文中宋" w:eastAsia="华文中宋" w:hAnsi="华文中宋" w:cs="宋体" w:hint="eastAsia"/>
          <w:sz w:val="21"/>
          <w:szCs w:val="21"/>
          <w:lang w:eastAsia="zh-CN"/>
        </w:rPr>
        <w:t>可扩展性</w:t>
      </w:r>
      <w:r w:rsidR="00555B3C">
        <w:rPr>
          <w:rFonts w:ascii="华文中宋" w:eastAsia="华文中宋" w:hAnsi="华文中宋" w:cs="宋体"/>
          <w:sz w:val="21"/>
          <w:szCs w:val="21"/>
          <w:lang w:eastAsia="zh-CN"/>
        </w:rPr>
        <w:t>，</w:t>
      </w:r>
      <w:r w:rsidR="00555B3C">
        <w:rPr>
          <w:rFonts w:ascii="华文中宋" w:eastAsia="华文中宋" w:hAnsi="华文中宋" w:cs="宋体" w:hint="eastAsia"/>
          <w:sz w:val="21"/>
          <w:szCs w:val="21"/>
          <w:lang w:eastAsia="zh-CN"/>
        </w:rPr>
        <w:t>或者</w:t>
      </w:r>
      <w:r w:rsidR="00555B3C">
        <w:rPr>
          <w:rFonts w:ascii="华文中宋" w:eastAsia="华文中宋" w:hAnsi="华文中宋" w:cs="宋体"/>
          <w:sz w:val="21"/>
          <w:szCs w:val="21"/>
          <w:lang w:eastAsia="zh-CN"/>
        </w:rPr>
        <w:t>在可扩展性难以提升的情况下动态确定最</w:t>
      </w:r>
      <w:r w:rsidR="00555B3C">
        <w:rPr>
          <w:rFonts w:ascii="华文中宋" w:eastAsia="华文中宋" w:hAnsi="华文中宋" w:cs="宋体" w:hint="eastAsia"/>
          <w:sz w:val="21"/>
          <w:szCs w:val="21"/>
          <w:lang w:eastAsia="zh-CN"/>
        </w:rPr>
        <w:t>优</w:t>
      </w:r>
      <w:r w:rsidR="00555B3C">
        <w:rPr>
          <w:rFonts w:ascii="华文中宋" w:eastAsia="华文中宋" w:hAnsi="华文中宋" w:cs="宋体"/>
          <w:sz w:val="21"/>
          <w:szCs w:val="21"/>
          <w:lang w:eastAsia="zh-CN"/>
        </w:rPr>
        <w:t>工作线程数。</w:t>
      </w:r>
    </w:p>
    <w:p w14:paraId="1C51BA3F" w14:textId="74C72DE2" w:rsidR="00A343B1" w:rsidRDefault="00A343B1">
      <w:pPr>
        <w:rPr>
          <w:rFonts w:ascii="黑体" w:eastAsia="黑体" w:hAnsi="Times New Roman" w:cs="Times New Roman"/>
          <w:bCs/>
          <w:kern w:val="2"/>
          <w:sz w:val="21"/>
          <w:szCs w:val="21"/>
          <w:lang w:eastAsia="zh-CN"/>
        </w:rPr>
      </w:pPr>
    </w:p>
    <w:p w14:paraId="3D6E2039" w14:textId="2CCBAA51" w:rsidR="006E6F83" w:rsidRPr="00013F21" w:rsidRDefault="006E6F83" w:rsidP="006E6F83">
      <w:pPr>
        <w:pStyle w:val="a3"/>
        <w:spacing w:beforeLines="50" w:before="120" w:afterLines="50" w:after="120" w:line="240" w:lineRule="auto"/>
        <w:ind w:firstLine="0"/>
        <w:jc w:val="center"/>
        <w:rPr>
          <w:rFonts w:ascii="黑体" w:eastAsia="黑体"/>
          <w:bCs/>
          <w:sz w:val="21"/>
          <w:szCs w:val="21"/>
        </w:rPr>
      </w:pPr>
      <w:r w:rsidRPr="00013F21">
        <w:rPr>
          <w:rFonts w:ascii="黑体" w:eastAsia="黑体" w:hint="eastAsia"/>
          <w:bCs/>
          <w:sz w:val="21"/>
          <w:szCs w:val="21"/>
        </w:rPr>
        <w:t>参考文献</w:t>
      </w:r>
    </w:p>
    <w:p w14:paraId="44D70119" w14:textId="4DDBC618" w:rsidR="006E6F83" w:rsidRPr="00206B50" w:rsidRDefault="006E6F83" w:rsidP="00EC79A8">
      <w:pPr>
        <w:pStyle w:val="a3"/>
        <w:numPr>
          <w:ilvl w:val="0"/>
          <w:numId w:val="2"/>
        </w:numPr>
        <w:rPr>
          <w:rFonts w:ascii="华文中宋" w:eastAsia="华文中宋" w:hAnsi="华文中宋"/>
          <w:szCs w:val="18"/>
        </w:rPr>
      </w:pPr>
      <w:bookmarkStart w:id="153" w:name="_Ref397330017"/>
      <w:r w:rsidRPr="00206B50">
        <w:rPr>
          <w:rFonts w:ascii="华文中宋" w:eastAsia="华文中宋" w:hAnsi="华文中宋" w:hint="eastAsia"/>
          <w:szCs w:val="18"/>
        </w:rPr>
        <w:t>李国杰. 大数据对计算机系统的挑战</w:t>
      </w:r>
      <w:r w:rsidR="000B2D19">
        <w:rPr>
          <w:rFonts w:ascii="华文中宋" w:eastAsia="华文中宋" w:hAnsi="华文中宋" w:hint="eastAsia"/>
          <w:szCs w:val="18"/>
        </w:rPr>
        <w:t>[R]</w:t>
      </w:r>
      <w:r w:rsidR="00826BD3">
        <w:rPr>
          <w:rFonts w:ascii="华文中宋" w:eastAsia="华文中宋" w:hAnsi="华文中宋"/>
          <w:szCs w:val="18"/>
        </w:rPr>
        <w:t>.</w:t>
      </w:r>
      <w:r w:rsidRPr="00206B50">
        <w:rPr>
          <w:rFonts w:ascii="华文中宋" w:eastAsia="华文中宋" w:hAnsi="华文中宋" w:hint="eastAsia"/>
          <w:szCs w:val="18"/>
        </w:rPr>
        <w:t xml:space="preserve"> CNCC大数据论坛, 长沙, </w:t>
      </w:r>
      <w:r w:rsidRPr="001F0B5C">
        <w:rPr>
          <w:rFonts w:eastAsia="华文中宋" w:hint="eastAsia"/>
          <w:szCs w:val="18"/>
        </w:rPr>
        <w:t>2013</w:t>
      </w:r>
      <w:bookmarkEnd w:id="153"/>
    </w:p>
    <w:p w14:paraId="0752067C" w14:textId="0E900F57" w:rsidR="006E6F83" w:rsidRPr="001F0B5C" w:rsidRDefault="006E6F83" w:rsidP="00EC79A8">
      <w:pPr>
        <w:pStyle w:val="a3"/>
        <w:numPr>
          <w:ilvl w:val="0"/>
          <w:numId w:val="2"/>
        </w:numPr>
        <w:rPr>
          <w:rFonts w:eastAsia="华文中宋"/>
          <w:szCs w:val="18"/>
        </w:rPr>
      </w:pPr>
      <w:bookmarkStart w:id="154" w:name="_Ref444346337"/>
      <w:bookmarkStart w:id="155" w:name="_Ref402360619"/>
      <w:r w:rsidRPr="001F0B5C">
        <w:rPr>
          <w:rFonts w:eastAsia="华文中宋"/>
          <w:szCs w:val="18"/>
        </w:rPr>
        <w:lastRenderedPageBreak/>
        <w:t>Wang Yuanzhuo, Jin Xiaolong, Cheng Xueqi. Netwo</w:t>
      </w:r>
      <w:r w:rsidR="00025296">
        <w:rPr>
          <w:rFonts w:eastAsia="华文中宋"/>
          <w:szCs w:val="18"/>
        </w:rPr>
        <w:t>rk Big Data: Present and Future</w:t>
      </w:r>
      <w:r w:rsidR="00025296" w:rsidRPr="00025296">
        <w:rPr>
          <w:rFonts w:eastAsia="华文中宋"/>
          <w:szCs w:val="18"/>
        </w:rPr>
        <w:t xml:space="preserve">[J].  </w:t>
      </w:r>
      <w:r w:rsidRPr="00025296">
        <w:rPr>
          <w:rFonts w:eastAsia="华文中宋"/>
          <w:szCs w:val="18"/>
        </w:rPr>
        <w:t xml:space="preserve"> </w:t>
      </w:r>
      <w:r w:rsidRPr="001F0B5C">
        <w:rPr>
          <w:rFonts w:eastAsia="华文中宋"/>
          <w:szCs w:val="18"/>
        </w:rPr>
        <w:t>Chinese Journal of Computers, 2013, 36(6):1125-1138 (in Chinese)</w:t>
      </w:r>
      <w:bookmarkEnd w:id="154"/>
    </w:p>
    <w:p w14:paraId="70CF73D3" w14:textId="13209069" w:rsidR="006E6F83" w:rsidRPr="00206B50" w:rsidRDefault="006E6F83" w:rsidP="006E6F83">
      <w:pPr>
        <w:pStyle w:val="a3"/>
        <w:ind w:left="420" w:firstLine="0"/>
        <w:rPr>
          <w:rFonts w:ascii="华文中宋" w:eastAsia="华文中宋" w:hAnsi="华文中宋"/>
          <w:szCs w:val="18"/>
        </w:rPr>
      </w:pPr>
      <w:r w:rsidRPr="00206B50">
        <w:rPr>
          <w:rFonts w:ascii="华文中宋" w:eastAsia="华文中宋" w:hAnsi="华文中宋" w:hint="eastAsia"/>
          <w:szCs w:val="18"/>
        </w:rPr>
        <w:t>(王元卓, 靳小龙, 程学旗. 网络大数据: 现状与展望</w:t>
      </w:r>
      <w:r w:rsidR="003E69FD">
        <w:rPr>
          <w:rFonts w:ascii="华文中宋" w:eastAsia="华文中宋" w:hAnsi="华文中宋"/>
          <w:szCs w:val="18"/>
        </w:rPr>
        <w:t>[J]</w:t>
      </w:r>
      <w:r w:rsidR="003E69FD" w:rsidRPr="00206B50">
        <w:rPr>
          <w:rFonts w:ascii="华文中宋" w:eastAsia="华文中宋" w:hAnsi="华文中宋" w:hint="eastAsia"/>
          <w:szCs w:val="18"/>
        </w:rPr>
        <w:t>.</w:t>
      </w:r>
      <w:r w:rsidR="003E69FD">
        <w:rPr>
          <w:rFonts w:ascii="华文中宋" w:eastAsia="华文中宋" w:hAnsi="华文中宋"/>
          <w:szCs w:val="18"/>
        </w:rPr>
        <w:t xml:space="preserve"> </w:t>
      </w:r>
      <w:r w:rsidRPr="00206B50">
        <w:rPr>
          <w:rFonts w:ascii="华文中宋" w:eastAsia="华文中宋" w:hAnsi="华文中宋" w:hint="eastAsia"/>
          <w:szCs w:val="18"/>
        </w:rPr>
        <w:t xml:space="preserve"> 计算机学报, </w:t>
      </w:r>
      <w:r w:rsidRPr="001F0B5C">
        <w:rPr>
          <w:rFonts w:eastAsia="华文中宋"/>
          <w:szCs w:val="18"/>
        </w:rPr>
        <w:t>201</w:t>
      </w:r>
      <w:r w:rsidRPr="001F0B5C">
        <w:rPr>
          <w:rFonts w:eastAsia="华文中宋" w:hint="eastAsia"/>
          <w:szCs w:val="18"/>
        </w:rPr>
        <w:t>3</w:t>
      </w:r>
      <w:r w:rsidRPr="001F0B5C">
        <w:rPr>
          <w:rFonts w:eastAsia="华文中宋"/>
          <w:szCs w:val="18"/>
        </w:rPr>
        <w:t xml:space="preserve">, </w:t>
      </w:r>
      <w:r w:rsidRPr="001F0B5C">
        <w:rPr>
          <w:rFonts w:eastAsia="华文中宋" w:hint="eastAsia"/>
          <w:szCs w:val="18"/>
        </w:rPr>
        <w:t>36</w:t>
      </w:r>
      <w:r w:rsidRPr="001F0B5C">
        <w:rPr>
          <w:rFonts w:eastAsia="华文中宋"/>
          <w:szCs w:val="18"/>
        </w:rPr>
        <w:t>(</w:t>
      </w:r>
      <w:r w:rsidRPr="001F0B5C">
        <w:rPr>
          <w:rFonts w:eastAsia="华文中宋" w:hint="eastAsia"/>
          <w:szCs w:val="18"/>
        </w:rPr>
        <w:t>6</w:t>
      </w:r>
      <w:r w:rsidRPr="001F0B5C">
        <w:rPr>
          <w:rFonts w:eastAsia="华文中宋"/>
          <w:szCs w:val="18"/>
        </w:rPr>
        <w:t>)</w:t>
      </w:r>
      <w:r w:rsidRPr="001F0B5C">
        <w:rPr>
          <w:rFonts w:eastAsia="华文中宋" w:hint="eastAsia"/>
          <w:szCs w:val="18"/>
        </w:rPr>
        <w:t>:1125-1138</w:t>
      </w:r>
      <w:bookmarkEnd w:id="155"/>
      <w:r w:rsidRPr="001F0B5C">
        <w:rPr>
          <w:rFonts w:eastAsia="华文中宋" w:hint="eastAsia"/>
          <w:szCs w:val="18"/>
        </w:rPr>
        <w:t>)</w:t>
      </w:r>
    </w:p>
    <w:p w14:paraId="619B4901" w14:textId="36414CAE" w:rsidR="006E6F83" w:rsidRPr="005633D1" w:rsidRDefault="006E6F83" w:rsidP="005633D1">
      <w:pPr>
        <w:pStyle w:val="a3"/>
        <w:numPr>
          <w:ilvl w:val="0"/>
          <w:numId w:val="2"/>
        </w:numPr>
        <w:rPr>
          <w:rFonts w:eastAsia="华文中宋"/>
          <w:szCs w:val="18"/>
        </w:rPr>
      </w:pPr>
      <w:bookmarkStart w:id="156" w:name="_Ref403545313"/>
      <w:r w:rsidRPr="001F0B5C">
        <w:rPr>
          <w:rFonts w:eastAsia="华文中宋"/>
          <w:szCs w:val="18"/>
        </w:rPr>
        <w:t xml:space="preserve">Michael Ferdman, Almutaz Adileh, Onur Kocberber, </w:t>
      </w:r>
      <w:r w:rsidR="001426AA">
        <w:rPr>
          <w:rFonts w:eastAsia="华文中宋"/>
          <w:szCs w:val="18"/>
        </w:rPr>
        <w:t>et al</w:t>
      </w:r>
      <w:r w:rsidRPr="001F0B5C">
        <w:rPr>
          <w:rFonts w:eastAsia="华文中宋" w:hint="eastAsia"/>
          <w:szCs w:val="18"/>
        </w:rPr>
        <w:t>.</w:t>
      </w:r>
      <w:r w:rsidRPr="001F0B5C">
        <w:rPr>
          <w:rFonts w:eastAsia="华文中宋"/>
          <w:szCs w:val="18"/>
        </w:rPr>
        <w:t xml:space="preserve"> Clearing the clouds: a study of emerging scale-out workloads on modern hardware</w:t>
      </w:r>
      <w:r w:rsidR="005633D1">
        <w:rPr>
          <w:rFonts w:eastAsia="华文中宋"/>
          <w:szCs w:val="18"/>
        </w:rPr>
        <w:t>[C] //</w:t>
      </w:r>
      <w:r w:rsidRPr="005633D1">
        <w:rPr>
          <w:rFonts w:eastAsia="华文中宋"/>
          <w:szCs w:val="18"/>
        </w:rPr>
        <w:t>Proceedings of the seventeenth international conference on Architectural Support for Programming Languages and Operating Systems</w:t>
      </w:r>
      <w:r w:rsidRPr="005633D1">
        <w:rPr>
          <w:rFonts w:eastAsia="华文中宋" w:hint="eastAsia"/>
          <w:szCs w:val="18"/>
        </w:rPr>
        <w:t xml:space="preserve"> (ASPLOS`12).</w:t>
      </w:r>
      <w:r w:rsidRPr="005633D1">
        <w:rPr>
          <w:rFonts w:eastAsia="华文中宋"/>
          <w:szCs w:val="18"/>
        </w:rPr>
        <w:t xml:space="preserve"> London, UK</w:t>
      </w:r>
      <w:r w:rsidRPr="005633D1">
        <w:rPr>
          <w:rFonts w:eastAsia="华文中宋" w:hint="eastAsia"/>
          <w:szCs w:val="18"/>
        </w:rPr>
        <w:t xml:space="preserve">, </w:t>
      </w:r>
      <w:r w:rsidRPr="005633D1">
        <w:rPr>
          <w:rFonts w:eastAsia="华文中宋"/>
          <w:szCs w:val="18"/>
        </w:rPr>
        <w:t>2012</w:t>
      </w:r>
      <w:r w:rsidRPr="005633D1">
        <w:rPr>
          <w:rFonts w:eastAsia="华文中宋" w:hint="eastAsia"/>
          <w:szCs w:val="18"/>
        </w:rPr>
        <w:t>:37-48</w:t>
      </w:r>
      <w:bookmarkEnd w:id="156"/>
    </w:p>
    <w:p w14:paraId="4F435CD6" w14:textId="5CB950C0" w:rsidR="006E6F83" w:rsidRPr="001F0B5C" w:rsidRDefault="006E6F83" w:rsidP="00EC79A8">
      <w:pPr>
        <w:pStyle w:val="a3"/>
        <w:numPr>
          <w:ilvl w:val="0"/>
          <w:numId w:val="2"/>
        </w:numPr>
        <w:rPr>
          <w:rFonts w:eastAsia="华文中宋"/>
          <w:szCs w:val="18"/>
        </w:rPr>
      </w:pPr>
      <w:bookmarkStart w:id="157" w:name="_Ref394919398"/>
      <w:bookmarkStart w:id="158" w:name="_Ref394918285"/>
      <w:bookmarkStart w:id="159" w:name="_Ref396140312"/>
      <w:r w:rsidRPr="001F0B5C">
        <w:rPr>
          <w:rFonts w:eastAsia="华文中宋"/>
          <w:szCs w:val="18"/>
        </w:rPr>
        <w:t xml:space="preserve">N. Binkert, B. Beckmann, G. Black, </w:t>
      </w:r>
      <w:r w:rsidR="0062300F" w:rsidRPr="001F0B5C">
        <w:rPr>
          <w:rFonts w:eastAsia="华文中宋"/>
          <w:szCs w:val="18"/>
        </w:rPr>
        <w:t xml:space="preserve">et al. </w:t>
      </w:r>
      <w:r w:rsidR="00BE46F8">
        <w:rPr>
          <w:rFonts w:eastAsia="华文中宋"/>
          <w:szCs w:val="18"/>
        </w:rPr>
        <w:t>The gem5 simulator</w:t>
      </w:r>
      <w:r w:rsidR="003E5759">
        <w:rPr>
          <w:rFonts w:eastAsia="华文中宋"/>
          <w:szCs w:val="18"/>
        </w:rPr>
        <w:t>[C] //</w:t>
      </w:r>
      <w:r w:rsidR="00AC73B8">
        <w:rPr>
          <w:rFonts w:eastAsia="华文中宋"/>
          <w:szCs w:val="18"/>
        </w:rPr>
        <w:t xml:space="preserve">ACM </w:t>
      </w:r>
      <w:r w:rsidR="00AC73B8">
        <w:rPr>
          <w:rFonts w:eastAsia="华文中宋"/>
          <w:szCs w:val="18"/>
        </w:rPr>
        <w:tab/>
      </w:r>
      <w:r w:rsidR="00BE46F8">
        <w:rPr>
          <w:rFonts w:eastAsia="华文中宋"/>
          <w:szCs w:val="18"/>
        </w:rPr>
        <w:t>SIGARCH</w:t>
      </w:r>
      <w:r w:rsidRPr="001F0B5C">
        <w:rPr>
          <w:rFonts w:eastAsia="华文中宋" w:hint="eastAsia"/>
          <w:szCs w:val="18"/>
        </w:rPr>
        <w:t xml:space="preserve"> </w:t>
      </w:r>
      <w:r w:rsidRPr="001F0B5C">
        <w:rPr>
          <w:rFonts w:eastAsia="华文中宋"/>
          <w:szCs w:val="18"/>
        </w:rPr>
        <w:t>Computer Architecture News, 2011</w:t>
      </w:r>
      <w:r w:rsidRPr="001F0B5C">
        <w:rPr>
          <w:rFonts w:eastAsia="华文中宋" w:hint="eastAsia"/>
          <w:szCs w:val="18"/>
        </w:rPr>
        <w:t>,</w:t>
      </w:r>
      <w:r w:rsidRPr="001F0B5C">
        <w:rPr>
          <w:rFonts w:eastAsia="华文中宋"/>
          <w:szCs w:val="18"/>
        </w:rPr>
        <w:t xml:space="preserve"> 39 </w:t>
      </w:r>
      <w:r w:rsidRPr="001F0B5C">
        <w:rPr>
          <w:rFonts w:eastAsia="华文中宋" w:hint="eastAsia"/>
          <w:szCs w:val="18"/>
        </w:rPr>
        <w:t>(</w:t>
      </w:r>
      <w:r w:rsidRPr="001F0B5C">
        <w:rPr>
          <w:rFonts w:eastAsia="华文中宋"/>
          <w:szCs w:val="18"/>
        </w:rPr>
        <w:t>2</w:t>
      </w:r>
      <w:r w:rsidRPr="001F0B5C">
        <w:rPr>
          <w:rFonts w:eastAsia="华文中宋" w:hint="eastAsia"/>
          <w:szCs w:val="18"/>
        </w:rPr>
        <w:t>):</w:t>
      </w:r>
      <w:r w:rsidRPr="001F0B5C">
        <w:rPr>
          <w:rFonts w:eastAsia="华文中宋"/>
          <w:szCs w:val="18"/>
        </w:rPr>
        <w:t>1-7</w:t>
      </w:r>
      <w:bookmarkEnd w:id="157"/>
    </w:p>
    <w:p w14:paraId="664D612C" w14:textId="3E197171" w:rsidR="006E6F83" w:rsidRPr="001F0B5C" w:rsidRDefault="006E6F83" w:rsidP="00EC79A8">
      <w:pPr>
        <w:pStyle w:val="a3"/>
        <w:numPr>
          <w:ilvl w:val="0"/>
          <w:numId w:val="2"/>
        </w:numPr>
        <w:rPr>
          <w:rFonts w:eastAsia="华文中宋"/>
          <w:szCs w:val="18"/>
        </w:rPr>
      </w:pPr>
      <w:bookmarkStart w:id="160" w:name="_Ref397330654"/>
      <w:r w:rsidRPr="001F0B5C">
        <w:rPr>
          <w:rFonts w:eastAsia="华文中宋"/>
          <w:szCs w:val="18"/>
        </w:rPr>
        <w:t>Avadh Patel, Furat Afram, Shunfei Chen, Kanad Ghose</w:t>
      </w:r>
      <w:r w:rsidRPr="001F0B5C">
        <w:rPr>
          <w:rFonts w:eastAsia="华文中宋" w:hint="eastAsia"/>
          <w:szCs w:val="18"/>
        </w:rPr>
        <w:t xml:space="preserve">. </w:t>
      </w:r>
      <w:r w:rsidRPr="001F0B5C">
        <w:rPr>
          <w:rFonts w:eastAsia="华文中宋"/>
          <w:szCs w:val="18"/>
        </w:rPr>
        <w:t>MARSS: a full system simulator for multicore x86 CPUs</w:t>
      </w:r>
      <w:bookmarkEnd w:id="158"/>
      <w:r w:rsidR="00994F4E">
        <w:rPr>
          <w:rFonts w:eastAsia="华文中宋"/>
          <w:szCs w:val="18"/>
        </w:rPr>
        <w:t>[C] //</w:t>
      </w:r>
      <w:r w:rsidRPr="001F0B5C">
        <w:rPr>
          <w:rFonts w:eastAsia="华文中宋"/>
          <w:szCs w:val="18"/>
        </w:rPr>
        <w:t xml:space="preserve">Proceedings of the 48th Design Automation Conference </w:t>
      </w:r>
      <w:r w:rsidRPr="001F0B5C">
        <w:rPr>
          <w:rFonts w:eastAsia="华文中宋" w:hint="eastAsia"/>
          <w:szCs w:val="18"/>
        </w:rPr>
        <w:t>(</w:t>
      </w:r>
      <w:r w:rsidRPr="001F0B5C">
        <w:rPr>
          <w:rFonts w:eastAsia="华文中宋"/>
          <w:szCs w:val="18"/>
        </w:rPr>
        <w:t>DAC</w:t>
      </w:r>
      <w:r w:rsidRPr="001F0B5C">
        <w:rPr>
          <w:rFonts w:eastAsia="华文中宋" w:hint="eastAsia"/>
          <w:szCs w:val="18"/>
        </w:rPr>
        <w:t>`</w:t>
      </w:r>
      <w:r w:rsidRPr="001F0B5C">
        <w:rPr>
          <w:rFonts w:eastAsia="华文中宋"/>
          <w:szCs w:val="18"/>
        </w:rPr>
        <w:t>11</w:t>
      </w:r>
      <w:r w:rsidRPr="001F0B5C">
        <w:rPr>
          <w:rFonts w:eastAsia="华文中宋" w:hint="eastAsia"/>
          <w:szCs w:val="18"/>
        </w:rPr>
        <w:t xml:space="preserve">). </w:t>
      </w:r>
      <w:r w:rsidRPr="001F0B5C">
        <w:rPr>
          <w:rFonts w:eastAsia="华文中宋"/>
          <w:szCs w:val="18"/>
        </w:rPr>
        <w:t>2011</w:t>
      </w:r>
      <w:r w:rsidRPr="001F0B5C">
        <w:rPr>
          <w:rFonts w:eastAsia="华文中宋" w:hint="eastAsia"/>
          <w:szCs w:val="18"/>
        </w:rPr>
        <w:t>:1050-1055</w:t>
      </w:r>
      <w:bookmarkEnd w:id="159"/>
      <w:bookmarkEnd w:id="160"/>
    </w:p>
    <w:bookmarkStart w:id="161" w:name="_Ref403662052"/>
    <w:bookmarkStart w:id="162" w:name="_Ref394918342"/>
    <w:bookmarkStart w:id="163" w:name="_Ref394917956"/>
    <w:p w14:paraId="0A36372D" w14:textId="48134952" w:rsidR="006E6F83" w:rsidRPr="001F0B5C" w:rsidRDefault="006E6F83" w:rsidP="00EC79A8">
      <w:pPr>
        <w:pStyle w:val="a3"/>
        <w:numPr>
          <w:ilvl w:val="0"/>
          <w:numId w:val="2"/>
        </w:numPr>
        <w:rPr>
          <w:rFonts w:eastAsia="华文中宋"/>
          <w:szCs w:val="18"/>
        </w:rPr>
      </w:pPr>
      <w:r w:rsidRPr="001F0B5C">
        <w:rPr>
          <w:rFonts w:eastAsia="华文中宋"/>
          <w:szCs w:val="18"/>
        </w:rPr>
        <w:fldChar w:fldCharType="begin"/>
      </w:r>
      <w:r w:rsidRPr="001F0B5C">
        <w:rPr>
          <w:rFonts w:eastAsia="华文中宋"/>
          <w:szCs w:val="18"/>
        </w:rPr>
        <w:instrText xml:space="preserve"> HYPERLINK "http://ieeexplore.ieee.org/search/searchresult.jsp?searchWithin=p_Authors:.QT.Miller,%20J.E..QT.&amp;searchWithin=p_Author_Ids:37275462900&amp;newsearch=true" \o "" </w:instrText>
      </w:r>
      <w:r w:rsidRPr="001F0B5C">
        <w:rPr>
          <w:rFonts w:eastAsia="华文中宋"/>
          <w:szCs w:val="18"/>
        </w:rPr>
        <w:fldChar w:fldCharType="separate"/>
      </w:r>
      <w:r w:rsidRPr="001F0B5C">
        <w:rPr>
          <w:rFonts w:eastAsia="华文中宋"/>
          <w:szCs w:val="18"/>
        </w:rPr>
        <w:t>Miller J.E.</w:t>
      </w:r>
      <w:r w:rsidRPr="001F0B5C">
        <w:rPr>
          <w:rFonts w:eastAsia="华文中宋"/>
          <w:szCs w:val="18"/>
        </w:rPr>
        <w:fldChar w:fldCharType="end"/>
      </w:r>
      <w:r w:rsidRPr="001F0B5C">
        <w:rPr>
          <w:rFonts w:eastAsia="华文中宋" w:hint="eastAsia"/>
          <w:szCs w:val="18"/>
        </w:rPr>
        <w:t xml:space="preserve">, </w:t>
      </w:r>
      <w:r w:rsidRPr="001F0B5C">
        <w:rPr>
          <w:rFonts w:eastAsia="华文中宋"/>
          <w:szCs w:val="18"/>
        </w:rPr>
        <w:t>Kasture H.</w:t>
      </w:r>
      <w:r w:rsidRPr="001F0B5C">
        <w:rPr>
          <w:rFonts w:eastAsia="华文中宋" w:hint="eastAsia"/>
          <w:szCs w:val="18"/>
        </w:rPr>
        <w:t>,</w:t>
      </w:r>
      <w:r w:rsidRPr="001F0B5C">
        <w:rPr>
          <w:rFonts w:eastAsia="华文中宋"/>
          <w:szCs w:val="18"/>
        </w:rPr>
        <w:t xml:space="preserve"> Kurian G.</w:t>
      </w:r>
      <w:r w:rsidRPr="001F0B5C">
        <w:rPr>
          <w:rFonts w:eastAsia="华文中宋" w:hint="eastAsia"/>
          <w:szCs w:val="18"/>
        </w:rPr>
        <w:t>,</w:t>
      </w:r>
      <w:r w:rsidRPr="001F0B5C">
        <w:rPr>
          <w:rFonts w:eastAsia="华文中宋"/>
          <w:szCs w:val="18"/>
        </w:rPr>
        <w:t xml:space="preserve"> Gruenwald C.</w:t>
      </w:r>
      <w:r w:rsidRPr="001F0B5C">
        <w:rPr>
          <w:rFonts w:eastAsia="华文中宋" w:hint="eastAsia"/>
          <w:szCs w:val="18"/>
        </w:rPr>
        <w:t>,</w:t>
      </w:r>
      <w:r w:rsidRPr="001F0B5C">
        <w:rPr>
          <w:rFonts w:eastAsia="华文中宋"/>
          <w:szCs w:val="18"/>
        </w:rPr>
        <w:t xml:space="preserve"> Beckmann N.</w:t>
      </w:r>
      <w:r w:rsidRPr="001F0B5C">
        <w:rPr>
          <w:rFonts w:eastAsia="华文中宋" w:hint="eastAsia"/>
          <w:szCs w:val="18"/>
        </w:rPr>
        <w:t>,</w:t>
      </w:r>
      <w:r w:rsidRPr="001F0B5C">
        <w:rPr>
          <w:rFonts w:eastAsia="华文中宋"/>
          <w:szCs w:val="18"/>
        </w:rPr>
        <w:t xml:space="preserve"> Celio C.</w:t>
      </w:r>
      <w:r w:rsidRPr="001F0B5C">
        <w:rPr>
          <w:rFonts w:eastAsia="华文中宋" w:hint="eastAsia"/>
          <w:szCs w:val="18"/>
        </w:rPr>
        <w:t>,</w:t>
      </w:r>
      <w:r w:rsidRPr="001F0B5C">
        <w:rPr>
          <w:rFonts w:eastAsia="华文中宋"/>
          <w:szCs w:val="18"/>
        </w:rPr>
        <w:t xml:space="preserve"> Eastep J.</w:t>
      </w:r>
      <w:r w:rsidRPr="001F0B5C">
        <w:rPr>
          <w:rFonts w:eastAsia="华文中宋" w:hint="eastAsia"/>
          <w:szCs w:val="18"/>
        </w:rPr>
        <w:t xml:space="preserve">, </w:t>
      </w:r>
      <w:r w:rsidRPr="001F0B5C">
        <w:rPr>
          <w:rFonts w:eastAsia="华文中宋"/>
          <w:szCs w:val="18"/>
        </w:rPr>
        <w:t>Agarwal A.</w:t>
      </w:r>
      <w:r w:rsidRPr="001F0B5C">
        <w:rPr>
          <w:rFonts w:eastAsia="华文中宋" w:hint="eastAsia"/>
          <w:szCs w:val="18"/>
        </w:rPr>
        <w:t xml:space="preserve">. </w:t>
      </w:r>
      <w:r w:rsidRPr="001F0B5C">
        <w:rPr>
          <w:rFonts w:eastAsia="华文中宋"/>
          <w:szCs w:val="18"/>
        </w:rPr>
        <w:t>Graphite: A distributed parallel simulator for multicores</w:t>
      </w:r>
      <w:r w:rsidR="003D3DC8">
        <w:rPr>
          <w:rFonts w:eastAsia="华文中宋"/>
          <w:szCs w:val="18"/>
        </w:rPr>
        <w:t>[C] //</w:t>
      </w:r>
      <w:r w:rsidRPr="001F0B5C">
        <w:rPr>
          <w:rFonts w:eastAsia="华文中宋"/>
          <w:szCs w:val="18"/>
        </w:rPr>
        <w:t>IEEE 16th International Symposium on</w:t>
      </w:r>
      <w:r w:rsidRPr="001F0B5C">
        <w:rPr>
          <w:rFonts w:eastAsia="华文中宋" w:hint="eastAsia"/>
          <w:szCs w:val="18"/>
        </w:rPr>
        <w:t xml:space="preserve"> </w:t>
      </w:r>
      <w:r w:rsidRPr="001F0B5C">
        <w:rPr>
          <w:rFonts w:eastAsia="华文中宋"/>
          <w:szCs w:val="18"/>
        </w:rPr>
        <w:t>High Performance Computer Architecture (HPCA</w:t>
      </w:r>
      <w:r w:rsidRPr="001F0B5C">
        <w:rPr>
          <w:rFonts w:eastAsia="华文中宋" w:hint="eastAsia"/>
          <w:szCs w:val="18"/>
        </w:rPr>
        <w:t xml:space="preserve">`10). </w:t>
      </w:r>
      <w:r w:rsidRPr="001F0B5C">
        <w:rPr>
          <w:rFonts w:eastAsia="华文中宋"/>
          <w:szCs w:val="18"/>
        </w:rPr>
        <w:t>Bangalore</w:t>
      </w:r>
      <w:r w:rsidRPr="001F0B5C">
        <w:rPr>
          <w:rFonts w:eastAsia="华文中宋" w:hint="eastAsia"/>
          <w:szCs w:val="18"/>
        </w:rPr>
        <w:t xml:space="preserve">, </w:t>
      </w:r>
      <w:r w:rsidRPr="001F0B5C">
        <w:rPr>
          <w:rFonts w:eastAsia="华文中宋"/>
          <w:szCs w:val="18"/>
        </w:rPr>
        <w:t>India</w:t>
      </w:r>
      <w:r w:rsidRPr="001F0B5C">
        <w:rPr>
          <w:rFonts w:eastAsia="华文中宋" w:hint="eastAsia"/>
          <w:szCs w:val="18"/>
        </w:rPr>
        <w:t>, 2010:1-12</w:t>
      </w:r>
      <w:bookmarkEnd w:id="161"/>
    </w:p>
    <w:p w14:paraId="5CEF76F0" w14:textId="22BE12F1" w:rsidR="006E6F83" w:rsidRDefault="006E6F83" w:rsidP="00EC79A8">
      <w:pPr>
        <w:pStyle w:val="a3"/>
        <w:numPr>
          <w:ilvl w:val="0"/>
          <w:numId w:val="2"/>
        </w:numPr>
        <w:rPr>
          <w:rFonts w:eastAsia="华文中宋"/>
          <w:szCs w:val="18"/>
        </w:rPr>
      </w:pPr>
      <w:bookmarkStart w:id="164" w:name="_Ref403662060"/>
      <w:r w:rsidRPr="001F0B5C">
        <w:rPr>
          <w:rFonts w:eastAsia="华文中宋"/>
          <w:szCs w:val="18"/>
        </w:rPr>
        <w:t>Derek Chiou</w:t>
      </w:r>
      <w:r w:rsidRPr="001F0B5C">
        <w:rPr>
          <w:rFonts w:eastAsia="华文中宋" w:hint="eastAsia"/>
          <w:szCs w:val="18"/>
        </w:rPr>
        <w:t xml:space="preserve">, </w:t>
      </w:r>
      <w:r w:rsidRPr="001F0B5C">
        <w:rPr>
          <w:rFonts w:eastAsia="华文中宋"/>
          <w:szCs w:val="18"/>
        </w:rPr>
        <w:t>Dam Sunwoo</w:t>
      </w:r>
      <w:r w:rsidRPr="001F0B5C">
        <w:rPr>
          <w:rFonts w:eastAsia="华文中宋" w:hint="eastAsia"/>
          <w:szCs w:val="18"/>
        </w:rPr>
        <w:t xml:space="preserve">, </w:t>
      </w:r>
      <w:r w:rsidRPr="001F0B5C">
        <w:rPr>
          <w:rFonts w:eastAsia="华文中宋"/>
          <w:szCs w:val="18"/>
        </w:rPr>
        <w:t>Joonsoo Kim</w:t>
      </w:r>
      <w:r w:rsidRPr="001F0B5C">
        <w:rPr>
          <w:rFonts w:eastAsia="华文中宋" w:hint="eastAsia"/>
          <w:szCs w:val="18"/>
        </w:rPr>
        <w:t xml:space="preserve">, </w:t>
      </w:r>
      <w:r w:rsidRPr="001F0B5C">
        <w:rPr>
          <w:rFonts w:eastAsia="华文中宋"/>
          <w:szCs w:val="18"/>
        </w:rPr>
        <w:t>Nikhil A. Patil</w:t>
      </w:r>
      <w:r w:rsidRPr="001F0B5C">
        <w:rPr>
          <w:rFonts w:eastAsia="华文中宋" w:hint="eastAsia"/>
          <w:szCs w:val="18"/>
        </w:rPr>
        <w:t xml:space="preserve">, </w:t>
      </w:r>
      <w:r w:rsidRPr="001F0B5C">
        <w:rPr>
          <w:rFonts w:eastAsia="华文中宋"/>
          <w:szCs w:val="18"/>
        </w:rPr>
        <w:t>William Reinhart</w:t>
      </w:r>
      <w:r w:rsidRPr="001F0B5C">
        <w:rPr>
          <w:rFonts w:eastAsia="华文中宋" w:hint="eastAsia"/>
          <w:szCs w:val="18"/>
        </w:rPr>
        <w:t xml:space="preserve">, </w:t>
      </w:r>
      <w:r w:rsidRPr="001F0B5C">
        <w:rPr>
          <w:rFonts w:eastAsia="华文中宋"/>
          <w:szCs w:val="18"/>
        </w:rPr>
        <w:t>Darrel Eric Johnson</w:t>
      </w:r>
      <w:r w:rsidRPr="001F0B5C">
        <w:rPr>
          <w:rFonts w:eastAsia="华文中宋" w:hint="eastAsia"/>
          <w:szCs w:val="18"/>
        </w:rPr>
        <w:t xml:space="preserve">, </w:t>
      </w:r>
      <w:r w:rsidRPr="001F0B5C">
        <w:rPr>
          <w:rFonts w:eastAsia="华文中宋"/>
          <w:szCs w:val="18"/>
        </w:rPr>
        <w:t>Jebediah Keefe</w:t>
      </w:r>
      <w:r w:rsidRPr="001F0B5C">
        <w:rPr>
          <w:rFonts w:eastAsia="华文中宋" w:hint="eastAsia"/>
          <w:szCs w:val="18"/>
        </w:rPr>
        <w:t xml:space="preserve">, </w:t>
      </w:r>
      <w:r w:rsidRPr="001F0B5C">
        <w:rPr>
          <w:rFonts w:eastAsia="华文中宋"/>
          <w:szCs w:val="18"/>
        </w:rPr>
        <w:t>Hari Angepat</w:t>
      </w:r>
      <w:r w:rsidRPr="001F0B5C">
        <w:rPr>
          <w:rFonts w:eastAsia="华文中宋" w:hint="eastAsia"/>
          <w:szCs w:val="18"/>
        </w:rPr>
        <w:t xml:space="preserve">. </w:t>
      </w:r>
      <w:r w:rsidRPr="001F0B5C">
        <w:rPr>
          <w:rFonts w:eastAsia="华文中宋"/>
          <w:szCs w:val="18"/>
        </w:rPr>
        <w:t>FPGA-Accelerated Simulation Technologies (FAST): Fast, Full-System, Cycle-Accurate Simulators</w:t>
      </w:r>
      <w:r w:rsidR="00E25086">
        <w:rPr>
          <w:rFonts w:eastAsia="华文中宋"/>
          <w:szCs w:val="18"/>
        </w:rPr>
        <w:t>[C] //</w:t>
      </w:r>
      <w:r w:rsidRPr="001F0B5C">
        <w:rPr>
          <w:rFonts w:eastAsia="华文中宋"/>
          <w:szCs w:val="18"/>
        </w:rPr>
        <w:t>Proceedings of the 40th Annual IEEE/ACM International Symposium on Microarchitecture</w:t>
      </w:r>
      <w:r w:rsidRPr="001F0B5C">
        <w:rPr>
          <w:rFonts w:eastAsia="华文中宋" w:hint="eastAsia"/>
          <w:szCs w:val="18"/>
        </w:rPr>
        <w:t xml:space="preserve"> (MICRO`07). </w:t>
      </w:r>
      <w:r w:rsidRPr="001F0B5C">
        <w:rPr>
          <w:rFonts w:eastAsia="华文中宋"/>
          <w:szCs w:val="18"/>
        </w:rPr>
        <w:t>Chicago</w:t>
      </w:r>
      <w:r w:rsidRPr="001F0B5C">
        <w:rPr>
          <w:rFonts w:eastAsia="华文中宋" w:hint="eastAsia"/>
          <w:szCs w:val="18"/>
        </w:rPr>
        <w:t>,</w:t>
      </w:r>
      <w:r w:rsidRPr="001F0B5C">
        <w:rPr>
          <w:rFonts w:eastAsia="华文中宋"/>
          <w:szCs w:val="18"/>
        </w:rPr>
        <w:t xml:space="preserve"> USA</w:t>
      </w:r>
      <w:r w:rsidRPr="001F0B5C">
        <w:rPr>
          <w:rFonts w:eastAsia="华文中宋" w:hint="eastAsia"/>
          <w:szCs w:val="18"/>
        </w:rPr>
        <w:t>, 2007:</w:t>
      </w:r>
      <w:r w:rsidRPr="001F0B5C">
        <w:rPr>
          <w:rFonts w:eastAsia="华文中宋"/>
          <w:szCs w:val="18"/>
        </w:rPr>
        <w:t xml:space="preserve"> 249-261</w:t>
      </w:r>
      <w:bookmarkEnd w:id="164"/>
    </w:p>
    <w:p w14:paraId="6CF75C60" w14:textId="71ED3158" w:rsidR="00E03B83" w:rsidRPr="00E03B83" w:rsidRDefault="00E03B83" w:rsidP="00E03B83">
      <w:pPr>
        <w:pStyle w:val="a3"/>
        <w:numPr>
          <w:ilvl w:val="0"/>
          <w:numId w:val="2"/>
        </w:numPr>
        <w:rPr>
          <w:rFonts w:eastAsia="华文中宋"/>
          <w:szCs w:val="18"/>
        </w:rPr>
      </w:pPr>
      <w:bookmarkStart w:id="165" w:name="_Ref444456764"/>
      <w:r w:rsidRPr="00E03B83">
        <w:rPr>
          <w:rFonts w:eastAsia="华文中宋"/>
          <w:szCs w:val="18"/>
        </w:rPr>
        <w:t>Bellard, Fabrice. QEMU, a Fast and Portable Dynamic Translator[C] //USENIX Annual Technical Conference, FREENIX Track. 2005.</w:t>
      </w:r>
      <w:bookmarkEnd w:id="165"/>
      <w:r w:rsidRPr="00E03B83">
        <w:rPr>
          <w:rFonts w:eastAsia="华文中宋"/>
          <w:szCs w:val="18"/>
        </w:rPr>
        <w:t xml:space="preserve"> </w:t>
      </w:r>
    </w:p>
    <w:p w14:paraId="14E4031D" w14:textId="6AA39CE7" w:rsidR="00BD30AC" w:rsidRPr="00206B50" w:rsidRDefault="00BD30AC" w:rsidP="00EC79A8">
      <w:pPr>
        <w:pStyle w:val="a3"/>
        <w:numPr>
          <w:ilvl w:val="0"/>
          <w:numId w:val="2"/>
        </w:numPr>
        <w:spacing w:line="240" w:lineRule="auto"/>
        <w:rPr>
          <w:rFonts w:ascii="华文中宋" w:eastAsia="华文中宋" w:hAnsi="华文中宋"/>
          <w:szCs w:val="18"/>
        </w:rPr>
      </w:pPr>
      <w:bookmarkStart w:id="166" w:name="_Ref444347011"/>
      <w:bookmarkEnd w:id="162"/>
      <w:bookmarkEnd w:id="163"/>
      <w:r w:rsidRPr="00206B50">
        <w:rPr>
          <w:rFonts w:ascii="华文中宋" w:eastAsia="华文中宋" w:hAnsi="华文中宋"/>
          <w:szCs w:val="18"/>
        </w:rPr>
        <w:t>杨小溪，</w:t>
      </w:r>
      <w:r w:rsidRPr="00206B50">
        <w:rPr>
          <w:rFonts w:ascii="华文中宋" w:eastAsia="华文中宋" w:hAnsi="华文中宋" w:hint="eastAsia"/>
          <w:szCs w:val="18"/>
        </w:rPr>
        <w:t>高晓彤</w:t>
      </w:r>
      <w:r w:rsidRPr="00206B50">
        <w:rPr>
          <w:rFonts w:ascii="华文中宋" w:eastAsia="华文中宋" w:hAnsi="华文中宋"/>
          <w:szCs w:val="18"/>
        </w:rPr>
        <w:t>，</w:t>
      </w:r>
      <w:r w:rsidRPr="00206B50">
        <w:rPr>
          <w:rFonts w:ascii="华文中宋" w:eastAsia="华文中宋" w:hAnsi="华文中宋" w:hint="eastAsia"/>
          <w:szCs w:val="18"/>
        </w:rPr>
        <w:t>张为华</w:t>
      </w:r>
      <w:r w:rsidRPr="00206B50">
        <w:rPr>
          <w:rFonts w:ascii="华文中宋" w:eastAsia="华文中宋" w:hAnsi="华文中宋"/>
          <w:szCs w:val="18"/>
        </w:rPr>
        <w:t xml:space="preserve">. </w:t>
      </w:r>
      <w:r w:rsidRPr="00206B50">
        <w:rPr>
          <w:rFonts w:ascii="华文中宋" w:eastAsia="华文中宋" w:hAnsi="华文中宋" w:hint="eastAsia"/>
          <w:szCs w:val="18"/>
        </w:rPr>
        <w:t>若干</w:t>
      </w:r>
      <w:r w:rsidRPr="00206B50">
        <w:rPr>
          <w:rFonts w:ascii="华文中宋" w:eastAsia="华文中宋" w:hAnsi="华文中宋"/>
          <w:szCs w:val="18"/>
        </w:rPr>
        <w:t>体系结构模拟器加速技术的分析与</w:t>
      </w:r>
      <w:r w:rsidR="00982E78" w:rsidRPr="00206B50">
        <w:rPr>
          <w:rFonts w:ascii="华文中宋" w:eastAsia="华文中宋" w:hAnsi="华文中宋"/>
          <w:szCs w:val="18"/>
        </w:rPr>
        <w:t>对比</w:t>
      </w:r>
      <w:r w:rsidR="004670E5">
        <w:rPr>
          <w:rFonts w:ascii="华文中宋" w:eastAsia="华文中宋" w:hAnsi="华文中宋"/>
          <w:szCs w:val="18"/>
        </w:rPr>
        <w:t>[J]</w:t>
      </w:r>
      <w:r w:rsidR="00982E78" w:rsidRPr="00206B50">
        <w:rPr>
          <w:rFonts w:ascii="华文中宋" w:eastAsia="华文中宋" w:hAnsi="华文中宋"/>
          <w:szCs w:val="18"/>
        </w:rPr>
        <w:t>. 计算机应用</w:t>
      </w:r>
      <w:r w:rsidR="00982E78" w:rsidRPr="00206B50">
        <w:rPr>
          <w:rFonts w:ascii="华文中宋" w:eastAsia="华文中宋" w:hAnsi="华文中宋" w:hint="eastAsia"/>
          <w:szCs w:val="18"/>
        </w:rPr>
        <w:t>与</w:t>
      </w:r>
      <w:r w:rsidR="00982E78" w:rsidRPr="00206B50">
        <w:rPr>
          <w:rFonts w:ascii="华文中宋" w:eastAsia="华文中宋" w:hAnsi="华文中宋"/>
          <w:szCs w:val="18"/>
        </w:rPr>
        <w:t>软件</w:t>
      </w:r>
      <w:r w:rsidRPr="001F0B5C">
        <w:rPr>
          <w:rFonts w:eastAsia="华文中宋"/>
          <w:szCs w:val="18"/>
        </w:rPr>
        <w:t>2011, 28(8):</w:t>
      </w:r>
      <w:r w:rsidR="00C03F5D" w:rsidRPr="001F0B5C">
        <w:rPr>
          <w:rFonts w:eastAsia="华文中宋"/>
          <w:szCs w:val="18"/>
        </w:rPr>
        <w:t>5-8</w:t>
      </w:r>
      <w:bookmarkEnd w:id="166"/>
    </w:p>
    <w:p w14:paraId="72096BEC" w14:textId="31FA970E" w:rsidR="009902AD" w:rsidRPr="001F0B5C" w:rsidRDefault="009902AD" w:rsidP="00EC79A8">
      <w:pPr>
        <w:pStyle w:val="a3"/>
        <w:numPr>
          <w:ilvl w:val="0"/>
          <w:numId w:val="2"/>
        </w:numPr>
        <w:rPr>
          <w:rFonts w:eastAsia="华文中宋"/>
          <w:szCs w:val="18"/>
        </w:rPr>
      </w:pPr>
      <w:bookmarkStart w:id="167" w:name="_Ref444347755"/>
      <w:r w:rsidRPr="001F0B5C">
        <w:rPr>
          <w:rFonts w:eastAsia="华文中宋"/>
          <w:szCs w:val="18"/>
        </w:rPr>
        <w:t xml:space="preserve">AUSTIN </w:t>
      </w:r>
      <w:r w:rsidR="007A45A1" w:rsidRPr="001F0B5C">
        <w:rPr>
          <w:rFonts w:eastAsia="华文中宋"/>
          <w:szCs w:val="18"/>
        </w:rPr>
        <w:t>T, LARSON</w:t>
      </w:r>
      <w:r w:rsidRPr="001F0B5C">
        <w:rPr>
          <w:rFonts w:eastAsia="华文中宋"/>
          <w:szCs w:val="18"/>
        </w:rPr>
        <w:t xml:space="preserve"> </w:t>
      </w:r>
      <w:r w:rsidR="007A45A1" w:rsidRPr="001F0B5C">
        <w:rPr>
          <w:rFonts w:eastAsia="华文中宋"/>
          <w:szCs w:val="18"/>
        </w:rPr>
        <w:t>E, ERNST</w:t>
      </w:r>
      <w:r w:rsidRPr="001F0B5C">
        <w:rPr>
          <w:rFonts w:eastAsia="华文中宋"/>
          <w:szCs w:val="18"/>
        </w:rPr>
        <w:t xml:space="preserve"> D. </w:t>
      </w:r>
      <w:r w:rsidR="007A45A1" w:rsidRPr="001F0B5C">
        <w:rPr>
          <w:rFonts w:eastAsia="华文中宋"/>
          <w:szCs w:val="18"/>
        </w:rPr>
        <w:t>Simplescalar</w:t>
      </w:r>
      <w:r w:rsidRPr="001F0B5C">
        <w:rPr>
          <w:rFonts w:eastAsia="华文中宋"/>
          <w:szCs w:val="18"/>
        </w:rPr>
        <w:t>: An infrastructure for computer system modeling[J].</w:t>
      </w:r>
      <w:r w:rsidR="00821BF3">
        <w:rPr>
          <w:rFonts w:eastAsia="华文中宋"/>
          <w:szCs w:val="18"/>
        </w:rPr>
        <w:t xml:space="preserve"> </w:t>
      </w:r>
      <w:r w:rsidRPr="001F0B5C">
        <w:rPr>
          <w:rFonts w:eastAsia="华文中宋"/>
          <w:szCs w:val="18"/>
        </w:rPr>
        <w:t>IEEE Transactions on Computers 2002,35(02).</w:t>
      </w:r>
      <w:bookmarkEnd w:id="167"/>
    </w:p>
    <w:p w14:paraId="2DFEF8B7" w14:textId="60614E05" w:rsidR="00860C69" w:rsidRDefault="009902AD" w:rsidP="00EC79A8">
      <w:pPr>
        <w:pStyle w:val="a3"/>
        <w:numPr>
          <w:ilvl w:val="0"/>
          <w:numId w:val="2"/>
        </w:numPr>
        <w:rPr>
          <w:rFonts w:eastAsia="华文中宋"/>
          <w:szCs w:val="18"/>
        </w:rPr>
      </w:pPr>
      <w:bookmarkStart w:id="168" w:name="_Ref444347768"/>
      <w:r w:rsidRPr="001F0B5C">
        <w:rPr>
          <w:rFonts w:eastAsia="华文中宋"/>
          <w:szCs w:val="18"/>
        </w:rPr>
        <w:lastRenderedPageBreak/>
        <w:t>Hamerly G,Perelman E,Lau J. SimPoint 3.0:</w:t>
      </w:r>
      <w:r w:rsidR="009521BE">
        <w:rPr>
          <w:rFonts w:eastAsia="华文中宋"/>
          <w:szCs w:val="18"/>
        </w:rPr>
        <w:t xml:space="preserve"> </w:t>
      </w:r>
      <w:r w:rsidRPr="001F0B5C">
        <w:rPr>
          <w:rFonts w:eastAsia="华文中宋"/>
          <w:szCs w:val="18"/>
        </w:rPr>
        <w:t>Faster and more flexible program phase analysis[J].</w:t>
      </w:r>
      <w:r w:rsidR="00423B16">
        <w:rPr>
          <w:rFonts w:eastAsia="华文中宋"/>
          <w:szCs w:val="18"/>
        </w:rPr>
        <w:t xml:space="preserve"> </w:t>
      </w:r>
      <w:r w:rsidRPr="001F0B5C">
        <w:rPr>
          <w:rFonts w:eastAsia="华文中宋"/>
          <w:szCs w:val="18"/>
        </w:rPr>
        <w:t>Journal of Instruction Level Parallelism 2005,7(04).</w:t>
      </w:r>
      <w:bookmarkEnd w:id="168"/>
    </w:p>
    <w:p w14:paraId="30089778" w14:textId="0AAC4AAD" w:rsidR="00BA3FE8" w:rsidRDefault="00BA3FE8" w:rsidP="00BA3FE8">
      <w:pPr>
        <w:pStyle w:val="a3"/>
        <w:numPr>
          <w:ilvl w:val="0"/>
          <w:numId w:val="2"/>
        </w:numPr>
        <w:rPr>
          <w:rFonts w:eastAsia="华文中宋"/>
          <w:szCs w:val="18"/>
        </w:rPr>
      </w:pPr>
      <w:bookmarkStart w:id="169" w:name="_Ref403139649"/>
      <w:bookmarkStart w:id="170" w:name="_Ref444454696"/>
      <w:r w:rsidRPr="00BA3FE8">
        <w:rPr>
          <w:rFonts w:eastAsia="华文中宋"/>
          <w:szCs w:val="18"/>
        </w:rPr>
        <w:t>Richard M. Fujimoto</w:t>
      </w:r>
      <w:r w:rsidRPr="00BA3FE8">
        <w:rPr>
          <w:rFonts w:eastAsia="华文中宋" w:hint="eastAsia"/>
          <w:szCs w:val="18"/>
        </w:rPr>
        <w:t>.</w:t>
      </w:r>
      <w:r w:rsidRPr="00BA3FE8">
        <w:rPr>
          <w:rFonts w:eastAsia="华文中宋"/>
          <w:szCs w:val="18"/>
        </w:rPr>
        <w:t xml:space="preserve"> Parallel </w:t>
      </w:r>
      <w:r w:rsidRPr="00BA3FE8">
        <w:rPr>
          <w:rFonts w:eastAsia="华文中宋" w:hint="eastAsia"/>
          <w:szCs w:val="18"/>
        </w:rPr>
        <w:t>D</w:t>
      </w:r>
      <w:r w:rsidRPr="00BA3FE8">
        <w:rPr>
          <w:rFonts w:eastAsia="华文中宋"/>
          <w:szCs w:val="18"/>
        </w:rPr>
        <w:t xml:space="preserve">iscrete </w:t>
      </w:r>
      <w:r w:rsidRPr="00BA3FE8">
        <w:rPr>
          <w:rFonts w:eastAsia="华文中宋" w:hint="eastAsia"/>
          <w:szCs w:val="18"/>
        </w:rPr>
        <w:t>E</w:t>
      </w:r>
      <w:r w:rsidRPr="00BA3FE8">
        <w:rPr>
          <w:rFonts w:eastAsia="华文中宋"/>
          <w:szCs w:val="18"/>
        </w:rPr>
        <w:t xml:space="preserve">vent </w:t>
      </w:r>
      <w:r w:rsidRPr="00BA3FE8">
        <w:rPr>
          <w:rFonts w:eastAsia="华文中宋" w:hint="eastAsia"/>
          <w:szCs w:val="18"/>
        </w:rPr>
        <w:t>S</w:t>
      </w:r>
      <w:r w:rsidRPr="00BA3FE8">
        <w:rPr>
          <w:rFonts w:eastAsia="华文中宋"/>
          <w:szCs w:val="18"/>
        </w:rPr>
        <w:t>imulation[C] //Communications of the ACM,</w:t>
      </w:r>
      <w:r w:rsidRPr="00BA3FE8">
        <w:rPr>
          <w:rFonts w:eastAsia="华文中宋" w:hint="eastAsia"/>
          <w:szCs w:val="18"/>
        </w:rPr>
        <w:t xml:space="preserve"> </w:t>
      </w:r>
      <w:r w:rsidRPr="00BA3FE8">
        <w:rPr>
          <w:rFonts w:eastAsia="华文中宋"/>
          <w:szCs w:val="18"/>
        </w:rPr>
        <w:t>33</w:t>
      </w:r>
      <w:r w:rsidRPr="00BA3FE8">
        <w:rPr>
          <w:rFonts w:eastAsia="华文中宋" w:hint="eastAsia"/>
          <w:szCs w:val="18"/>
        </w:rPr>
        <w:t>(</w:t>
      </w:r>
      <w:r w:rsidRPr="00BA3FE8">
        <w:rPr>
          <w:rFonts w:eastAsia="华文中宋"/>
          <w:szCs w:val="18"/>
        </w:rPr>
        <w:t>10</w:t>
      </w:r>
      <w:r w:rsidRPr="00BA3FE8">
        <w:rPr>
          <w:rFonts w:eastAsia="华文中宋" w:hint="eastAsia"/>
          <w:szCs w:val="18"/>
        </w:rPr>
        <w:t>):</w:t>
      </w:r>
      <w:r w:rsidRPr="00BA3FE8">
        <w:rPr>
          <w:rFonts w:eastAsia="华文中宋"/>
          <w:szCs w:val="18"/>
        </w:rPr>
        <w:t>30-53</w:t>
      </w:r>
      <w:bookmarkEnd w:id="169"/>
      <w:r w:rsidRPr="00BA3FE8">
        <w:rPr>
          <w:rFonts w:eastAsia="华文中宋"/>
          <w:szCs w:val="18"/>
        </w:rPr>
        <w:t>, Oct. 1990.</w:t>
      </w:r>
      <w:bookmarkEnd w:id="170"/>
    </w:p>
    <w:p w14:paraId="68FC47AE" w14:textId="517201E1" w:rsidR="00F64C12" w:rsidRDefault="00F64C12" w:rsidP="00F64C12">
      <w:pPr>
        <w:pStyle w:val="a3"/>
        <w:numPr>
          <w:ilvl w:val="0"/>
          <w:numId w:val="2"/>
        </w:numPr>
        <w:rPr>
          <w:rFonts w:eastAsia="华文中宋"/>
          <w:szCs w:val="18"/>
        </w:rPr>
      </w:pPr>
      <w:bookmarkStart w:id="171" w:name="_Ref444347804"/>
      <w:r w:rsidRPr="00F64C12">
        <w:rPr>
          <w:rFonts w:eastAsia="华文中宋" w:hint="eastAsia"/>
          <w:szCs w:val="18"/>
        </w:rPr>
        <w:t>吕慧伟</w:t>
      </w:r>
      <w:r w:rsidRPr="00F64C12">
        <w:rPr>
          <w:rFonts w:eastAsia="华文中宋" w:hint="eastAsia"/>
          <w:szCs w:val="18"/>
        </w:rPr>
        <w:t xml:space="preserve">, </w:t>
      </w:r>
      <w:r w:rsidRPr="00F64C12">
        <w:rPr>
          <w:rFonts w:eastAsia="华文中宋" w:hint="eastAsia"/>
          <w:szCs w:val="18"/>
        </w:rPr>
        <w:t>程</w:t>
      </w:r>
      <w:r w:rsidRPr="00F64C12">
        <w:rPr>
          <w:rFonts w:eastAsia="华文中宋"/>
          <w:szCs w:val="18"/>
        </w:rPr>
        <w:t>元</w:t>
      </w:r>
      <w:r w:rsidRPr="00F64C12">
        <w:rPr>
          <w:rFonts w:eastAsia="华文中宋" w:hint="eastAsia"/>
          <w:szCs w:val="18"/>
        </w:rPr>
        <w:t>,</w:t>
      </w:r>
      <w:r w:rsidRPr="00F64C12">
        <w:rPr>
          <w:rFonts w:eastAsia="华文中宋"/>
          <w:szCs w:val="18"/>
        </w:rPr>
        <w:t xml:space="preserve"> </w:t>
      </w:r>
      <w:r w:rsidRPr="00F64C12">
        <w:rPr>
          <w:rFonts w:eastAsia="华文中宋" w:hint="eastAsia"/>
          <w:szCs w:val="18"/>
        </w:rPr>
        <w:t>白露</w:t>
      </w:r>
      <w:r w:rsidRPr="00F64C12">
        <w:rPr>
          <w:rFonts w:eastAsia="华文中宋" w:hint="eastAsia"/>
          <w:szCs w:val="18"/>
        </w:rPr>
        <w:t>,</w:t>
      </w:r>
      <w:r w:rsidRPr="00F64C12">
        <w:rPr>
          <w:rFonts w:eastAsia="华文中宋"/>
          <w:szCs w:val="18"/>
        </w:rPr>
        <w:t xml:space="preserve"> </w:t>
      </w:r>
      <w:r w:rsidRPr="00F64C12">
        <w:rPr>
          <w:rFonts w:eastAsia="华文中宋" w:hint="eastAsia"/>
          <w:szCs w:val="18"/>
        </w:rPr>
        <w:t>陈明宇</w:t>
      </w:r>
      <w:r w:rsidRPr="00F64C12">
        <w:rPr>
          <w:rFonts w:eastAsia="华文中宋" w:hint="eastAsia"/>
          <w:szCs w:val="18"/>
        </w:rPr>
        <w:t>,</w:t>
      </w:r>
      <w:r w:rsidRPr="00F64C12">
        <w:rPr>
          <w:rFonts w:eastAsia="华文中宋"/>
          <w:szCs w:val="18"/>
        </w:rPr>
        <w:t xml:space="preserve"> </w:t>
      </w:r>
      <w:r w:rsidRPr="00F64C12">
        <w:rPr>
          <w:rFonts w:eastAsia="华文中宋" w:hint="eastAsia"/>
          <w:szCs w:val="18"/>
        </w:rPr>
        <w:t>范东睿</w:t>
      </w:r>
      <w:r w:rsidRPr="00F64C12">
        <w:rPr>
          <w:rFonts w:eastAsia="华文中宋" w:hint="eastAsia"/>
          <w:szCs w:val="18"/>
        </w:rPr>
        <w:t>,</w:t>
      </w:r>
      <w:r w:rsidRPr="00F64C12">
        <w:rPr>
          <w:rFonts w:eastAsia="华文中宋"/>
          <w:szCs w:val="18"/>
        </w:rPr>
        <w:t xml:space="preserve">  </w:t>
      </w:r>
      <w:r w:rsidRPr="00F64C12">
        <w:rPr>
          <w:rFonts w:eastAsia="华文中宋" w:hint="eastAsia"/>
          <w:szCs w:val="18"/>
        </w:rPr>
        <w:t>孙凝晖</w:t>
      </w:r>
      <w:r w:rsidRPr="00F64C12">
        <w:rPr>
          <w:rFonts w:eastAsia="华文中宋"/>
          <w:szCs w:val="18"/>
        </w:rPr>
        <w:t>.</w:t>
      </w:r>
      <w:r w:rsidRPr="00F64C12">
        <w:rPr>
          <w:rFonts w:eastAsia="华文中宋" w:hint="eastAsia"/>
          <w:szCs w:val="18"/>
        </w:rPr>
        <w:t xml:space="preserve"> </w:t>
      </w:r>
      <w:r w:rsidRPr="00F64C12">
        <w:rPr>
          <w:rFonts w:eastAsia="华文中宋"/>
          <w:szCs w:val="18"/>
        </w:rPr>
        <w:t>众核处理器和众核</w:t>
      </w:r>
      <w:r w:rsidRPr="00F64C12">
        <w:rPr>
          <w:rFonts w:eastAsia="华文中宋" w:hint="eastAsia"/>
          <w:szCs w:val="18"/>
        </w:rPr>
        <w:t>集群</w:t>
      </w:r>
      <w:r w:rsidRPr="00F64C12">
        <w:rPr>
          <w:rFonts w:eastAsia="华文中宋"/>
          <w:szCs w:val="18"/>
        </w:rPr>
        <w:t>的并行模拟</w:t>
      </w:r>
      <w:r w:rsidRPr="00F64C12">
        <w:rPr>
          <w:rFonts w:eastAsia="华文中宋"/>
          <w:szCs w:val="18"/>
        </w:rPr>
        <w:t>[J]</w:t>
      </w:r>
      <w:r w:rsidRPr="00F64C12">
        <w:rPr>
          <w:rFonts w:eastAsia="华文中宋" w:hint="eastAsia"/>
          <w:szCs w:val="18"/>
        </w:rPr>
        <w:t>.</w:t>
      </w:r>
      <w:r w:rsidRPr="00F64C12">
        <w:rPr>
          <w:rFonts w:eastAsia="华文中宋"/>
          <w:szCs w:val="18"/>
        </w:rPr>
        <w:t xml:space="preserve"> </w:t>
      </w:r>
      <w:r w:rsidRPr="00F64C12">
        <w:rPr>
          <w:rFonts w:eastAsia="华文中宋"/>
          <w:szCs w:val="18"/>
        </w:rPr>
        <w:t>计算机研究与发展</w:t>
      </w:r>
      <w:r w:rsidRPr="00F64C12">
        <w:rPr>
          <w:rFonts w:eastAsia="华文中宋" w:hint="eastAsia"/>
          <w:szCs w:val="18"/>
        </w:rPr>
        <w:t>,</w:t>
      </w:r>
      <w:r w:rsidRPr="00F64C12">
        <w:rPr>
          <w:rFonts w:eastAsia="华文中宋"/>
          <w:szCs w:val="18"/>
        </w:rPr>
        <w:t xml:space="preserve"> 2013,</w:t>
      </w:r>
      <w:r w:rsidRPr="00F64C12">
        <w:rPr>
          <w:rFonts w:eastAsia="华文中宋" w:hint="eastAsia"/>
          <w:szCs w:val="18"/>
        </w:rPr>
        <w:t xml:space="preserve"> </w:t>
      </w:r>
      <w:r w:rsidRPr="00F64C12">
        <w:rPr>
          <w:rFonts w:eastAsia="华文中宋"/>
          <w:szCs w:val="18"/>
        </w:rPr>
        <w:t>50(5):1110-1117</w:t>
      </w:r>
      <w:bookmarkEnd w:id="171"/>
    </w:p>
    <w:p w14:paraId="7DC210D6" w14:textId="482F9A78" w:rsidR="00802992" w:rsidRDefault="00802992" w:rsidP="006B7CFD">
      <w:pPr>
        <w:pStyle w:val="a3"/>
        <w:numPr>
          <w:ilvl w:val="0"/>
          <w:numId w:val="2"/>
        </w:numPr>
        <w:rPr>
          <w:rFonts w:eastAsia="华文中宋"/>
          <w:szCs w:val="18"/>
        </w:rPr>
      </w:pPr>
      <w:bookmarkStart w:id="172" w:name="_Ref444940662"/>
      <w:r w:rsidRPr="00802992">
        <w:rPr>
          <w:rFonts w:eastAsia="华文中宋"/>
          <w:szCs w:val="18"/>
        </w:rPr>
        <w:t>ARM Architecture Reference Manual</w:t>
      </w:r>
      <w:r w:rsidR="00D73D14">
        <w:rPr>
          <w:rFonts w:eastAsia="华文中宋"/>
          <w:szCs w:val="18"/>
        </w:rPr>
        <w:t xml:space="preserve"> </w:t>
      </w:r>
      <w:r w:rsidR="00982956">
        <w:rPr>
          <w:rFonts w:eastAsia="华文中宋"/>
          <w:szCs w:val="18"/>
        </w:rPr>
        <w:t xml:space="preserve">[EB/OL]. </w:t>
      </w:r>
      <w:r w:rsidR="00D92709">
        <w:rPr>
          <w:rFonts w:eastAsia="华文中宋"/>
          <w:szCs w:val="18"/>
        </w:rPr>
        <w:t>8 Feb. 2016.</w:t>
      </w:r>
      <w:r w:rsidR="00D73D14" w:rsidRPr="00D73D14">
        <w:rPr>
          <w:rFonts w:eastAsia="华文中宋"/>
          <w:szCs w:val="18"/>
        </w:rPr>
        <w:t>http://poincare.matf.bg.ac.rs/~milan/download/micro/arm.pdf</w:t>
      </w:r>
      <w:bookmarkEnd w:id="172"/>
    </w:p>
    <w:p w14:paraId="0E69EB15" w14:textId="3DCBA947" w:rsidR="00E72069" w:rsidRPr="00E72069" w:rsidRDefault="00E72069" w:rsidP="00E72069">
      <w:pPr>
        <w:pStyle w:val="a3"/>
        <w:numPr>
          <w:ilvl w:val="0"/>
          <w:numId w:val="2"/>
        </w:numPr>
        <w:rPr>
          <w:rFonts w:eastAsia="华文中宋"/>
          <w:szCs w:val="18"/>
        </w:rPr>
      </w:pPr>
      <w:bookmarkStart w:id="173" w:name="_Ref444938679"/>
      <w:r w:rsidRPr="005144C7">
        <w:rPr>
          <w:rFonts w:eastAsia="华文中宋"/>
          <w:szCs w:val="18"/>
        </w:rPr>
        <w:t>Rotenberg, Eric, Stev</w:t>
      </w:r>
      <w:r>
        <w:rPr>
          <w:rFonts w:eastAsia="华文中宋"/>
          <w:szCs w:val="18"/>
        </w:rPr>
        <w:t xml:space="preserve">e Bennett, and James E. Smith. </w:t>
      </w:r>
      <w:r w:rsidRPr="005144C7">
        <w:rPr>
          <w:rFonts w:eastAsia="华文中宋"/>
          <w:szCs w:val="18"/>
        </w:rPr>
        <w:t xml:space="preserve">Trace cache: a low latency approach to high </w:t>
      </w:r>
      <w:r>
        <w:rPr>
          <w:rFonts w:eastAsia="华文中宋"/>
          <w:szCs w:val="18"/>
        </w:rPr>
        <w:t>bandwidth instruction fetching[C]</w:t>
      </w:r>
      <w:r w:rsidRPr="005144C7">
        <w:rPr>
          <w:rFonts w:eastAsia="华文中宋"/>
          <w:szCs w:val="18"/>
        </w:rPr>
        <w:t xml:space="preserve"> </w:t>
      </w:r>
      <w:r>
        <w:rPr>
          <w:rFonts w:eastAsia="华文中宋"/>
          <w:szCs w:val="18"/>
        </w:rPr>
        <w:t>//</w:t>
      </w:r>
      <w:r w:rsidRPr="005144C7">
        <w:rPr>
          <w:rFonts w:eastAsia="华文中宋"/>
          <w:szCs w:val="18"/>
        </w:rPr>
        <w:t>Proceedings of the 29th annual ACM/IEEE international symposium on Microarchitecture. IEEE Computer Society, 1996.</w:t>
      </w:r>
      <w:bookmarkEnd w:id="173"/>
    </w:p>
    <w:p w14:paraId="5B3FBE80" w14:textId="0B3C7B81" w:rsidR="00EC4D70" w:rsidRDefault="00431D53" w:rsidP="00EC79A8">
      <w:pPr>
        <w:pStyle w:val="a3"/>
        <w:numPr>
          <w:ilvl w:val="0"/>
          <w:numId w:val="2"/>
        </w:numPr>
        <w:rPr>
          <w:rFonts w:eastAsia="华文中宋"/>
          <w:szCs w:val="18"/>
        </w:rPr>
      </w:pPr>
      <w:bookmarkStart w:id="174" w:name="_Ref444454081"/>
      <w:r w:rsidRPr="001F0B5C">
        <w:rPr>
          <w:rFonts w:eastAsia="华文中宋"/>
          <w:szCs w:val="18"/>
        </w:rPr>
        <w:t>Wang, Jingjing,</w:t>
      </w:r>
      <w:r w:rsidR="008E28F5">
        <w:rPr>
          <w:rFonts w:eastAsia="华文中宋"/>
          <w:szCs w:val="18"/>
        </w:rPr>
        <w:t xml:space="preserve"> Deepak Jagtap,</w:t>
      </w:r>
      <w:r w:rsidR="008E28F5" w:rsidRPr="008E28F5">
        <w:rPr>
          <w:rFonts w:eastAsia="华文中宋"/>
          <w:szCs w:val="18"/>
        </w:rPr>
        <w:t xml:space="preserve"> N. Abu-Ghazaleh</w:t>
      </w:r>
      <w:r w:rsidR="008E28F5">
        <w:rPr>
          <w:rFonts w:eastAsia="华文中宋"/>
          <w:szCs w:val="18"/>
        </w:rPr>
        <w:t>,</w:t>
      </w:r>
      <w:r w:rsidR="00341609">
        <w:rPr>
          <w:rFonts w:eastAsia="华文中宋"/>
          <w:szCs w:val="18"/>
        </w:rPr>
        <w:t xml:space="preserve"> et al. </w:t>
      </w:r>
      <w:r w:rsidRPr="001F0B5C">
        <w:rPr>
          <w:rFonts w:eastAsia="华文中宋"/>
          <w:szCs w:val="18"/>
        </w:rPr>
        <w:t>Parallel discrete event simulation for multi-core syst</w:t>
      </w:r>
      <w:r w:rsidR="00341609">
        <w:rPr>
          <w:rFonts w:eastAsia="华文中宋"/>
          <w:szCs w:val="18"/>
        </w:rPr>
        <w:t>ems: Analysis and optimization[C] //</w:t>
      </w:r>
      <w:r w:rsidRPr="001F0B5C">
        <w:rPr>
          <w:rFonts w:eastAsia="华文中宋"/>
          <w:szCs w:val="18"/>
        </w:rPr>
        <w:t>Parallel and Distributed Systems, IEEE Transactions on 25.6 (2014): 1574-1584.</w:t>
      </w:r>
      <w:bookmarkStart w:id="175" w:name="_Ref444459143"/>
      <w:bookmarkEnd w:id="174"/>
      <w:r w:rsidR="00EC4D70" w:rsidRPr="001F0B5C">
        <w:rPr>
          <w:rFonts w:eastAsia="华文中宋"/>
          <w:szCs w:val="18"/>
        </w:rPr>
        <w:t xml:space="preserve"> </w:t>
      </w:r>
    </w:p>
    <w:p w14:paraId="2E632367" w14:textId="5B307FCF" w:rsidR="00A14D7A" w:rsidRPr="00A14D7A" w:rsidRDefault="00A14D7A" w:rsidP="00A14D7A">
      <w:pPr>
        <w:pStyle w:val="a3"/>
        <w:numPr>
          <w:ilvl w:val="0"/>
          <w:numId w:val="2"/>
        </w:numPr>
        <w:rPr>
          <w:rFonts w:eastAsia="华文中宋"/>
          <w:szCs w:val="18"/>
        </w:rPr>
      </w:pPr>
      <w:bookmarkStart w:id="176" w:name="_Ref444611677"/>
      <w:r w:rsidRPr="00A14D7A">
        <w:rPr>
          <w:rFonts w:eastAsia="华文中宋" w:hint="eastAsia"/>
          <w:szCs w:val="18"/>
        </w:rPr>
        <w:t>李文明</w:t>
      </w:r>
      <w:r w:rsidRPr="00A14D7A">
        <w:rPr>
          <w:rFonts w:eastAsia="华文中宋"/>
          <w:szCs w:val="18"/>
        </w:rPr>
        <w:t xml:space="preserve">, </w:t>
      </w:r>
      <w:r w:rsidRPr="00A14D7A">
        <w:rPr>
          <w:rFonts w:eastAsia="华文中宋" w:hint="eastAsia"/>
          <w:szCs w:val="18"/>
        </w:rPr>
        <w:t>叶笑春</w:t>
      </w:r>
      <w:r w:rsidRPr="00A14D7A">
        <w:rPr>
          <w:rFonts w:eastAsia="华文中宋"/>
          <w:szCs w:val="18"/>
        </w:rPr>
        <w:t xml:space="preserve">, </w:t>
      </w:r>
      <w:r w:rsidRPr="00A14D7A">
        <w:rPr>
          <w:rFonts w:eastAsia="华文中宋" w:hint="eastAsia"/>
          <w:szCs w:val="18"/>
        </w:rPr>
        <w:t>张洋</w:t>
      </w:r>
      <w:r w:rsidRPr="00A14D7A">
        <w:rPr>
          <w:rFonts w:eastAsia="华文中宋"/>
          <w:szCs w:val="18"/>
        </w:rPr>
        <w:t xml:space="preserve">, </w:t>
      </w:r>
      <w:r w:rsidRPr="00A14D7A">
        <w:rPr>
          <w:rFonts w:eastAsia="华文中宋" w:hint="eastAsia"/>
          <w:szCs w:val="18"/>
        </w:rPr>
        <w:t>宋风龙，等</w:t>
      </w:r>
      <w:r w:rsidRPr="00A14D7A">
        <w:rPr>
          <w:rFonts w:eastAsia="华文中宋"/>
          <w:szCs w:val="18"/>
        </w:rPr>
        <w:t xml:space="preserve">. BDSim: </w:t>
      </w:r>
      <w:r w:rsidRPr="00A14D7A">
        <w:rPr>
          <w:rFonts w:eastAsia="华文中宋" w:hint="eastAsia"/>
          <w:szCs w:val="18"/>
        </w:rPr>
        <w:t>面向大数据应用的组件化高可配并行模拟框架</w:t>
      </w:r>
      <w:r w:rsidRPr="00A14D7A">
        <w:rPr>
          <w:rFonts w:eastAsia="华文中宋"/>
          <w:szCs w:val="18"/>
        </w:rPr>
        <w:t xml:space="preserve">. </w:t>
      </w:r>
      <w:r w:rsidRPr="00A14D7A">
        <w:rPr>
          <w:rFonts w:eastAsia="华文中宋" w:hint="eastAsia"/>
          <w:szCs w:val="18"/>
        </w:rPr>
        <w:t>计算机学报</w:t>
      </w:r>
      <w:r w:rsidRPr="00A14D7A">
        <w:rPr>
          <w:rFonts w:eastAsia="华文中宋"/>
          <w:szCs w:val="18"/>
        </w:rPr>
        <w:t>. 2015; 10:004.</w:t>
      </w:r>
      <w:bookmarkEnd w:id="176"/>
    </w:p>
    <w:p w14:paraId="3ADE87E2" w14:textId="140D5934" w:rsidR="00431D53" w:rsidRPr="001F0B5C" w:rsidRDefault="00EC4D70" w:rsidP="00EC79A8">
      <w:pPr>
        <w:pStyle w:val="a3"/>
        <w:numPr>
          <w:ilvl w:val="0"/>
          <w:numId w:val="2"/>
        </w:numPr>
        <w:rPr>
          <w:rFonts w:eastAsia="华文中宋"/>
          <w:szCs w:val="18"/>
        </w:rPr>
      </w:pPr>
      <w:bookmarkStart w:id="177" w:name="_Ref444459223"/>
      <w:r w:rsidRPr="001F0B5C">
        <w:rPr>
          <w:rFonts w:eastAsia="华文中宋"/>
          <w:szCs w:val="18"/>
        </w:rPr>
        <w:t>Varma, Pradeep. "Two lock-free, constant-space, multiple-(impure)-reader, single-writer structures." U.S. Patent No. 6,304,924. 16 Oct. 2001.</w:t>
      </w:r>
      <w:bookmarkEnd w:id="175"/>
      <w:bookmarkEnd w:id="177"/>
    </w:p>
    <w:p w14:paraId="156BD930" w14:textId="06CB6AB2" w:rsidR="00B62041" w:rsidRPr="001F0B5C" w:rsidRDefault="00196D3B" w:rsidP="00EC79A8">
      <w:pPr>
        <w:pStyle w:val="a3"/>
        <w:numPr>
          <w:ilvl w:val="0"/>
          <w:numId w:val="2"/>
        </w:numPr>
        <w:rPr>
          <w:rFonts w:eastAsia="华文中宋"/>
          <w:szCs w:val="18"/>
        </w:rPr>
      </w:pPr>
      <w:bookmarkStart w:id="178" w:name="_Ref444457652"/>
      <w:r>
        <w:rPr>
          <w:rFonts w:eastAsia="华文中宋"/>
          <w:szCs w:val="18"/>
        </w:rPr>
        <w:t xml:space="preserve">Wikipedia. Memory Pool[EB/OL]. 8 Feb. 2016. </w:t>
      </w:r>
      <w:r w:rsidR="00B62041" w:rsidRPr="001F0B5C">
        <w:rPr>
          <w:rFonts w:eastAsia="华文中宋"/>
          <w:szCs w:val="18"/>
        </w:rPr>
        <w:t>https://en.wikipedia.org/wiki/Memory_pool</w:t>
      </w:r>
      <w:bookmarkEnd w:id="178"/>
      <w:r w:rsidR="008E28F5">
        <w:rPr>
          <w:rFonts w:eastAsia="华文中宋"/>
          <w:szCs w:val="18"/>
        </w:rPr>
        <w:t>.</w:t>
      </w:r>
    </w:p>
    <w:p w14:paraId="2C0D5F7F" w14:textId="6C8542EC" w:rsidR="0080472F" w:rsidRDefault="00040082" w:rsidP="00EC79A8">
      <w:pPr>
        <w:pStyle w:val="a3"/>
        <w:numPr>
          <w:ilvl w:val="0"/>
          <w:numId w:val="2"/>
        </w:numPr>
        <w:rPr>
          <w:rFonts w:eastAsia="华文中宋"/>
          <w:szCs w:val="18"/>
        </w:rPr>
      </w:pPr>
      <w:bookmarkStart w:id="179" w:name="_Ref444457297"/>
      <w:r>
        <w:rPr>
          <w:rFonts w:eastAsia="华文中宋"/>
          <w:szCs w:val="18"/>
        </w:rPr>
        <w:t>Cline, Robert C</w:t>
      </w:r>
      <w:r w:rsidR="0080472F" w:rsidRPr="001F0B5C">
        <w:rPr>
          <w:rFonts w:eastAsia="华文中宋"/>
          <w:szCs w:val="18"/>
        </w:rPr>
        <w:t>, and Daniel Garfinkel. "Method of managing memory allocation by association of memory blocks with a tree structure." U.S. Patent No. 5,247,634. 21 Sep. 1993.</w:t>
      </w:r>
      <w:bookmarkEnd w:id="179"/>
    </w:p>
    <w:p w14:paraId="2283EB4C" w14:textId="77777777" w:rsidR="007925F3" w:rsidRPr="007925F3" w:rsidRDefault="007925F3" w:rsidP="007925F3">
      <w:pPr>
        <w:pStyle w:val="a3"/>
        <w:numPr>
          <w:ilvl w:val="0"/>
          <w:numId w:val="2"/>
        </w:numPr>
        <w:rPr>
          <w:rFonts w:eastAsia="华文中宋"/>
          <w:szCs w:val="18"/>
        </w:rPr>
      </w:pPr>
      <w:bookmarkStart w:id="180" w:name="_Ref394919822"/>
      <w:bookmarkStart w:id="181" w:name="_Ref394919839"/>
      <w:r w:rsidRPr="007925F3">
        <w:rPr>
          <w:rFonts w:eastAsia="华文中宋"/>
          <w:szCs w:val="18"/>
        </w:rPr>
        <w:t>L.</w:t>
      </w:r>
      <w:r w:rsidRPr="007925F3">
        <w:rPr>
          <w:rFonts w:eastAsia="华文中宋" w:hint="eastAsia"/>
          <w:szCs w:val="18"/>
        </w:rPr>
        <w:t xml:space="preserve"> </w:t>
      </w:r>
      <w:r w:rsidRPr="007925F3">
        <w:rPr>
          <w:rFonts w:eastAsia="华文中宋"/>
          <w:szCs w:val="18"/>
        </w:rPr>
        <w:t>Lamport.</w:t>
      </w:r>
      <w:r w:rsidRPr="007925F3">
        <w:rPr>
          <w:rFonts w:eastAsia="华文中宋" w:hint="eastAsia"/>
          <w:szCs w:val="18"/>
        </w:rPr>
        <w:t xml:space="preserve"> </w:t>
      </w:r>
      <w:r w:rsidRPr="007925F3">
        <w:rPr>
          <w:rFonts w:eastAsia="华文中宋"/>
          <w:szCs w:val="18"/>
        </w:rPr>
        <w:t>Specifying</w:t>
      </w:r>
      <w:r w:rsidRPr="007925F3">
        <w:rPr>
          <w:rFonts w:eastAsia="华文中宋" w:hint="eastAsia"/>
          <w:szCs w:val="18"/>
        </w:rPr>
        <w:t xml:space="preserve"> </w:t>
      </w:r>
      <w:r w:rsidRPr="007925F3">
        <w:rPr>
          <w:rFonts w:eastAsia="华文中宋"/>
          <w:szCs w:val="18"/>
        </w:rPr>
        <w:t>Concurrent Program Modules[C] //ACM Transactions on Programming Languages and Systems, 1983</w:t>
      </w:r>
      <w:r w:rsidRPr="007925F3">
        <w:rPr>
          <w:rFonts w:eastAsia="华文中宋" w:hint="eastAsia"/>
          <w:szCs w:val="18"/>
        </w:rPr>
        <w:t xml:space="preserve">, </w:t>
      </w:r>
      <w:r w:rsidRPr="007925F3">
        <w:rPr>
          <w:rFonts w:eastAsia="华文中宋"/>
          <w:szCs w:val="18"/>
        </w:rPr>
        <w:t>5(2): 190</w:t>
      </w:r>
      <w:r w:rsidRPr="007925F3">
        <w:rPr>
          <w:rFonts w:eastAsia="华文中宋" w:hint="eastAsia"/>
          <w:szCs w:val="18"/>
        </w:rPr>
        <w:t>-</w:t>
      </w:r>
      <w:r w:rsidRPr="007925F3">
        <w:rPr>
          <w:rFonts w:eastAsia="华文中宋"/>
          <w:szCs w:val="18"/>
        </w:rPr>
        <w:t>222</w:t>
      </w:r>
      <w:bookmarkEnd w:id="180"/>
      <w:bookmarkEnd w:id="181"/>
    </w:p>
    <w:p w14:paraId="1670914A" w14:textId="77777777" w:rsidR="00EC4D70" w:rsidRDefault="00EC4D70">
      <w:pPr>
        <w:rPr>
          <w:lang w:eastAsia="zh-CN"/>
        </w:rPr>
      </w:pPr>
    </w:p>
    <w:sectPr w:rsidR="00EC4D70" w:rsidSect="004F46C0">
      <w:type w:val="continuous"/>
      <w:pgSz w:w="12240" w:h="15840"/>
      <w:pgMar w:top="1440" w:right="1440" w:bottom="1440" w:left="1440" w:header="720" w:footer="720" w:gutter="0"/>
      <w:cols w:num="2"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Shawn" w:date="2016-03-22T21:03:00Z" w:initials="S">
    <w:p w14:paraId="0605F31E" w14:textId="6C69C730" w:rsidR="008D2C6B" w:rsidRDefault="008D2C6B">
      <w:pPr>
        <w:pStyle w:val="a8"/>
        <w:rPr>
          <w:lang w:eastAsia="zh-CN"/>
        </w:rPr>
      </w:pPr>
      <w:r>
        <w:rPr>
          <w:rStyle w:val="a7"/>
        </w:rPr>
        <w:annotationRef/>
      </w:r>
      <w:r>
        <w:rPr>
          <w:rFonts w:hint="eastAsia"/>
          <w:lang w:eastAsia="zh-CN"/>
        </w:rPr>
        <w:t>对应修改一下</w:t>
      </w:r>
    </w:p>
  </w:comment>
  <w:comment w:id="53" w:author="Shawn" w:date="2016-03-22T21:03:00Z" w:initials="S">
    <w:p w14:paraId="56EC1DF2" w14:textId="3A30AF23" w:rsidR="00FB3B2C" w:rsidRDefault="00FB3B2C">
      <w:pPr>
        <w:pStyle w:val="a8"/>
        <w:rPr>
          <w:lang w:eastAsia="zh-CN"/>
        </w:rPr>
      </w:pPr>
      <w:r>
        <w:rPr>
          <w:rStyle w:val="a7"/>
        </w:rPr>
        <w:annotationRef/>
      </w:r>
      <w:r>
        <w:rPr>
          <w:rFonts w:hint="eastAsia"/>
          <w:lang w:eastAsia="zh-CN"/>
        </w:rPr>
        <w:t>你一开始要有一个高通量的定义或说明，否则后面很突兀</w:t>
      </w:r>
    </w:p>
  </w:comment>
  <w:comment w:id="61" w:author="Shawn" w:date="2016-03-22T21:03:00Z" w:initials="S">
    <w:p w14:paraId="24569025" w14:textId="5312BACF" w:rsidR="00FA617B" w:rsidRDefault="00FA617B">
      <w:pPr>
        <w:pStyle w:val="a8"/>
        <w:rPr>
          <w:lang w:eastAsia="zh-CN"/>
        </w:rPr>
      </w:pPr>
      <w:r>
        <w:rPr>
          <w:rStyle w:val="a7"/>
        </w:rPr>
        <w:annotationRef/>
      </w:r>
      <w:r>
        <w:rPr>
          <w:rFonts w:hint="eastAsia"/>
          <w:lang w:eastAsia="zh-CN"/>
        </w:rPr>
        <w:t>PDES</w:t>
      </w:r>
      <w:r>
        <w:rPr>
          <w:rFonts w:hint="eastAsia"/>
          <w:lang w:eastAsia="zh-CN"/>
        </w:rPr>
        <w:t>就是并行离散时间模拟，你原来这句话不通</w:t>
      </w:r>
    </w:p>
  </w:comment>
  <w:comment w:id="74" w:author="Shawn" w:date="2016-03-22T21:03:00Z" w:initials="S">
    <w:p w14:paraId="766847EE" w14:textId="4A89FFA4" w:rsidR="004225F2" w:rsidRDefault="004225F2">
      <w:pPr>
        <w:pStyle w:val="a8"/>
        <w:rPr>
          <w:lang w:eastAsia="zh-CN"/>
        </w:rPr>
      </w:pPr>
      <w:r>
        <w:rPr>
          <w:rStyle w:val="a7"/>
        </w:rPr>
        <w:annotationRef/>
      </w:r>
      <w:r>
        <w:rPr>
          <w:rFonts w:hint="eastAsia"/>
          <w:lang w:eastAsia="zh-CN"/>
        </w:rPr>
        <w:t>这里你先要有一个原有平台的基本介绍，否则一上来人家都不知道你原本平台是什么样的，就开始讲优化技术，读者会摸不着头脑。</w:t>
      </w:r>
    </w:p>
    <w:p w14:paraId="199C67A8" w14:textId="77777777" w:rsidR="004225F2" w:rsidRPr="004225F2" w:rsidRDefault="004225F2">
      <w:pPr>
        <w:pStyle w:val="a8"/>
        <w:rPr>
          <w:lang w:eastAsia="zh-CN"/>
        </w:rPr>
      </w:pPr>
    </w:p>
    <w:p w14:paraId="387CEDF2" w14:textId="48781247" w:rsidR="000C07B4" w:rsidRPr="000C07B4" w:rsidRDefault="004225F2">
      <w:pPr>
        <w:pStyle w:val="a8"/>
        <w:rPr>
          <w:lang w:eastAsia="zh-CN"/>
        </w:rPr>
      </w:pPr>
      <w:r>
        <w:rPr>
          <w:rFonts w:hint="eastAsia"/>
          <w:lang w:eastAsia="zh-CN"/>
        </w:rPr>
        <w:t>包括你模拟的目标高通量众核结构要有一个基本的介绍。</w:t>
      </w:r>
      <w:r w:rsidR="000C07B4">
        <w:rPr>
          <w:rFonts w:hint="eastAsia"/>
          <w:lang w:eastAsia="zh-CN"/>
        </w:rPr>
        <w:t>像</w:t>
      </w:r>
      <w:r w:rsidR="000C07B4">
        <w:rPr>
          <w:rFonts w:hint="eastAsia"/>
          <w:lang w:eastAsia="zh-CN"/>
        </w:rPr>
        <w:t>ARMv6</w:t>
      </w:r>
      <w:r w:rsidR="000C07B4">
        <w:rPr>
          <w:rFonts w:hint="eastAsia"/>
          <w:lang w:eastAsia="zh-CN"/>
        </w:rPr>
        <w:t>指令集也要提。因为你下面</w:t>
      </w:r>
      <w:r w:rsidR="000078BA">
        <w:rPr>
          <w:rFonts w:hint="eastAsia"/>
          <w:lang w:eastAsia="zh-CN"/>
        </w:rPr>
        <w:t>3.1.1</w:t>
      </w:r>
      <w:r w:rsidR="000C07B4">
        <w:rPr>
          <w:rFonts w:hint="eastAsia"/>
          <w:lang w:eastAsia="zh-CN"/>
        </w:rPr>
        <w:t>直接就上来提到</w:t>
      </w:r>
      <w:r w:rsidR="000C07B4">
        <w:rPr>
          <w:rFonts w:hint="eastAsia"/>
          <w:lang w:eastAsia="zh-CN"/>
        </w:rPr>
        <w:t>ARMv6</w:t>
      </w:r>
      <w:r w:rsidR="000C07B4">
        <w:rPr>
          <w:rFonts w:hint="eastAsia"/>
          <w:lang w:eastAsia="zh-CN"/>
        </w:rPr>
        <w:t>指令格式了，你之前必须要先有个交代。</w:t>
      </w:r>
    </w:p>
    <w:p w14:paraId="17BADF74" w14:textId="40A29CC4" w:rsidR="000C07B4" w:rsidRPr="004225F2" w:rsidRDefault="000C07B4">
      <w:pPr>
        <w:pStyle w:val="a8"/>
        <w:rPr>
          <w:lang w:eastAsia="zh-CN"/>
        </w:rPr>
      </w:pPr>
    </w:p>
  </w:comment>
  <w:comment w:id="91" w:author="Shawn" w:date="2016-03-22T21:03:00Z" w:initials="S">
    <w:p w14:paraId="65C269D5" w14:textId="7A7F0D17" w:rsidR="00EA0E67" w:rsidRDefault="00EA0E67">
      <w:pPr>
        <w:pStyle w:val="a8"/>
        <w:rPr>
          <w:lang w:eastAsia="zh-CN"/>
        </w:rPr>
      </w:pPr>
      <w:r>
        <w:rPr>
          <w:rStyle w:val="a7"/>
        </w:rPr>
        <w:annotationRef/>
      </w:r>
      <w:r>
        <w:rPr>
          <w:rFonts w:hint="eastAsia"/>
          <w:lang w:eastAsia="zh-CN"/>
        </w:rPr>
        <w:t>没明白你这句话到底想说啥</w:t>
      </w:r>
    </w:p>
  </w:comment>
  <w:comment w:id="92" w:author="Shawn" w:date="2016-03-22T21:03:00Z" w:initials="S">
    <w:p w14:paraId="54A963BE" w14:textId="1A34F744" w:rsidR="001C1F6D" w:rsidRDefault="001C1F6D">
      <w:pPr>
        <w:pStyle w:val="a8"/>
        <w:rPr>
          <w:lang w:eastAsia="zh-CN"/>
        </w:rPr>
      </w:pPr>
      <w:r>
        <w:rPr>
          <w:rStyle w:val="a7"/>
        </w:rPr>
        <w:annotationRef/>
      </w:r>
      <w:r>
        <w:rPr>
          <w:rFonts w:hint="eastAsia"/>
          <w:lang w:eastAsia="zh-CN"/>
        </w:rPr>
        <w:t>这句话很突兀，也不知道你想表达什么，建议删掉</w:t>
      </w:r>
    </w:p>
  </w:comment>
  <w:comment w:id="96" w:author="Shawn" w:date="2016-03-22T21:03:00Z" w:initials="S">
    <w:p w14:paraId="370300AC" w14:textId="3B659DBC" w:rsidR="00EB24D5" w:rsidRDefault="00EB24D5">
      <w:pPr>
        <w:pStyle w:val="a8"/>
        <w:rPr>
          <w:lang w:eastAsia="zh-CN"/>
        </w:rPr>
      </w:pPr>
      <w:r>
        <w:rPr>
          <w:rStyle w:val="a7"/>
        </w:rPr>
        <w:annotationRef/>
      </w:r>
      <w:r>
        <w:rPr>
          <w:rFonts w:hint="eastAsia"/>
          <w:lang w:eastAsia="zh-CN"/>
        </w:rPr>
        <w:t>现有的机制不能一味否定，要肯定其价值和优势。否则审稿人会认为你只是在一个非常搓的平台上做了优化，那你工作的价值也就大打折扣了</w:t>
      </w:r>
    </w:p>
  </w:comment>
  <w:comment w:id="108" w:author="Shawn" w:date="2016-03-22T21:06:00Z" w:initials="S">
    <w:p w14:paraId="72EBF1A9" w14:textId="071FEE6B" w:rsidR="0011581F" w:rsidRDefault="0011581F">
      <w:pPr>
        <w:pStyle w:val="a8"/>
        <w:rPr>
          <w:lang w:eastAsia="zh-CN"/>
        </w:rPr>
      </w:pPr>
      <w:r>
        <w:rPr>
          <w:rStyle w:val="a7"/>
        </w:rPr>
        <w:annotationRef/>
      </w:r>
      <w:r>
        <w:rPr>
          <w:rFonts w:hint="eastAsia"/>
          <w:lang w:eastAsia="zh-CN"/>
        </w:rPr>
        <w:t>要有参考文献</w:t>
      </w:r>
    </w:p>
  </w:comment>
  <w:comment w:id="114" w:author="Shawn" w:date="2016-03-22T21:44:00Z" w:initials="S">
    <w:p w14:paraId="340BCB40" w14:textId="41A7B4AC" w:rsidR="00002B40" w:rsidRDefault="00002B40">
      <w:pPr>
        <w:pStyle w:val="a8"/>
        <w:rPr>
          <w:lang w:eastAsia="zh-CN"/>
        </w:rPr>
      </w:pPr>
      <w:r>
        <w:rPr>
          <w:rStyle w:val="a7"/>
        </w:rPr>
        <w:annotationRef/>
      </w:r>
      <w:r>
        <w:rPr>
          <w:rFonts w:hint="eastAsia"/>
          <w:lang w:eastAsia="zh-CN"/>
        </w:rPr>
        <w:t>这一章只有</w:t>
      </w:r>
      <w:r>
        <w:rPr>
          <w:rFonts w:hint="eastAsia"/>
          <w:lang w:eastAsia="zh-CN"/>
        </w:rPr>
        <w:t>3</w:t>
      </w:r>
      <w:r>
        <w:rPr>
          <w:rFonts w:hint="eastAsia"/>
          <w:lang w:eastAsia="zh-CN"/>
        </w:rPr>
        <w:t>个技术各自的评估，而且是只单纯评估和该技术直接相关的部分的性能改进，这其实是个比较明显的缺陷。</w:t>
      </w:r>
    </w:p>
    <w:p w14:paraId="59CAF9E8" w14:textId="7E355C4B" w:rsidR="00002B40" w:rsidRDefault="00002B40">
      <w:pPr>
        <w:pStyle w:val="a8"/>
        <w:rPr>
          <w:lang w:eastAsia="zh-CN"/>
        </w:rPr>
      </w:pPr>
      <w:r>
        <w:rPr>
          <w:rFonts w:hint="eastAsia"/>
          <w:lang w:eastAsia="zh-CN"/>
        </w:rPr>
        <w:t>大多数评审人会希望看到：</w:t>
      </w:r>
    </w:p>
    <w:p w14:paraId="6022A4F3" w14:textId="55DA5844" w:rsidR="00002B40" w:rsidRDefault="00002B40" w:rsidP="00002B40">
      <w:pPr>
        <w:pStyle w:val="a8"/>
        <w:numPr>
          <w:ilvl w:val="0"/>
          <w:numId w:val="16"/>
        </w:numPr>
        <w:rPr>
          <w:lang w:eastAsia="zh-CN"/>
        </w:rPr>
      </w:pPr>
      <w:r>
        <w:rPr>
          <w:rFonts w:hint="eastAsia"/>
          <w:lang w:eastAsia="zh-CN"/>
        </w:rPr>
        <w:t>每个改进在整个模拟器中的作用，也就是对整个模拟器的性能提升有多少？如果对整个模拟器的性能提升只有</w:t>
      </w:r>
      <w:r>
        <w:rPr>
          <w:rFonts w:hint="eastAsia"/>
          <w:lang w:eastAsia="zh-CN"/>
        </w:rPr>
        <w:t>1%</w:t>
      </w:r>
      <w:r>
        <w:rPr>
          <w:rFonts w:hint="eastAsia"/>
          <w:lang w:eastAsia="zh-CN"/>
        </w:rPr>
        <w:t>不到，那么即使单独评估时有</w:t>
      </w:r>
      <w:r>
        <w:rPr>
          <w:rFonts w:hint="eastAsia"/>
          <w:lang w:eastAsia="zh-CN"/>
        </w:rPr>
        <w:t>10000</w:t>
      </w:r>
      <w:r>
        <w:rPr>
          <w:rFonts w:hint="eastAsia"/>
          <w:lang w:eastAsia="zh-CN"/>
        </w:rPr>
        <w:t>倍的提升，其实际价值其实也不大。</w:t>
      </w:r>
    </w:p>
    <w:p w14:paraId="347919C5" w14:textId="3DBB0057" w:rsidR="00002B40" w:rsidRPr="00002B40" w:rsidRDefault="00002B40" w:rsidP="00002B40">
      <w:pPr>
        <w:pStyle w:val="a8"/>
        <w:numPr>
          <w:ilvl w:val="0"/>
          <w:numId w:val="16"/>
        </w:numPr>
        <w:rPr>
          <w:lang w:eastAsia="zh-CN"/>
        </w:rPr>
      </w:pPr>
      <w:r>
        <w:rPr>
          <w:rFonts w:hint="eastAsia"/>
          <w:lang w:eastAsia="zh-CN"/>
        </w:rPr>
        <w:t>所有这</w:t>
      </w:r>
      <w:r>
        <w:rPr>
          <w:rFonts w:hint="eastAsia"/>
          <w:lang w:eastAsia="zh-CN"/>
        </w:rPr>
        <w:t>3</w:t>
      </w:r>
      <w:r>
        <w:rPr>
          <w:rFonts w:hint="eastAsia"/>
          <w:lang w:eastAsia="zh-CN"/>
        </w:rPr>
        <w:t>个改进结合起来，对性能的整体提升有多少？这个通常也是需要评估一下的。</w:t>
      </w:r>
    </w:p>
  </w:comment>
  <w:comment w:id="139" w:author="Shawn" w:date="2016-03-22T21:24:00Z" w:initials="S">
    <w:p w14:paraId="66F629BF" w14:textId="1C908D02" w:rsidR="009C5603" w:rsidRDefault="009C5603">
      <w:pPr>
        <w:pStyle w:val="a8"/>
        <w:rPr>
          <w:lang w:eastAsia="zh-CN"/>
        </w:rPr>
      </w:pPr>
      <w:r>
        <w:rPr>
          <w:rStyle w:val="a7"/>
        </w:rPr>
        <w:annotationRef/>
      </w:r>
      <w:r>
        <w:rPr>
          <w:rFonts w:hint="eastAsia"/>
          <w:lang w:eastAsia="zh-CN"/>
        </w:rPr>
        <w:t>宿主机介绍没必要给这儿细的</w:t>
      </w:r>
      <w:r>
        <w:rPr>
          <w:rFonts w:hint="eastAsia"/>
          <w:lang w:eastAsia="zh-CN"/>
        </w:rPr>
        <w:t>cache</w:t>
      </w:r>
      <w:r>
        <w:rPr>
          <w:rFonts w:hint="eastAsia"/>
          <w:lang w:eastAsia="zh-CN"/>
        </w:rPr>
        <w:t>配置，告诉具体处理器型号、主频、核数、硬件线程数等信息就可以了，另外，把内存大小等信息给出来</w:t>
      </w:r>
      <w:r w:rsidR="000364C5">
        <w:rPr>
          <w:rFonts w:hint="eastAsia"/>
          <w:lang w:eastAsia="zh-CN"/>
        </w:rPr>
        <w:t>。</w:t>
      </w:r>
    </w:p>
    <w:p w14:paraId="707E5200" w14:textId="2CD508B9" w:rsidR="000364C5" w:rsidRPr="000364C5" w:rsidRDefault="000364C5">
      <w:pPr>
        <w:pStyle w:val="a8"/>
        <w:rPr>
          <w:lang w:eastAsia="zh-CN"/>
        </w:rPr>
      </w:pPr>
      <w:r>
        <w:rPr>
          <w:rFonts w:hint="eastAsia"/>
          <w:lang w:eastAsia="zh-CN"/>
        </w:rPr>
        <w:t>另外，你用的测试程序要有个交代</w:t>
      </w:r>
    </w:p>
  </w:comment>
  <w:comment w:id="141" w:author="Shawn" w:date="2016-03-22T21:09:00Z" w:initials="S">
    <w:p w14:paraId="3FDEBD27" w14:textId="0881646C" w:rsidR="009C5603" w:rsidRDefault="009C5603">
      <w:pPr>
        <w:pStyle w:val="a8"/>
        <w:rPr>
          <w:lang w:eastAsia="zh-CN"/>
        </w:rPr>
      </w:pPr>
      <w:r>
        <w:rPr>
          <w:rStyle w:val="a7"/>
        </w:rPr>
        <w:annotationRef/>
      </w:r>
      <w:r>
        <w:rPr>
          <w:rFonts w:hint="eastAsia"/>
          <w:lang w:eastAsia="zh-CN"/>
        </w:rPr>
        <w:t>这个图和表，我这里显示有问题，不知道是不是</w:t>
      </w:r>
      <w:r>
        <w:rPr>
          <w:rFonts w:hint="eastAsia"/>
          <w:lang w:eastAsia="zh-CN"/>
        </w:rPr>
        <w:t>word</w:t>
      </w:r>
      <w:r>
        <w:rPr>
          <w:rFonts w:hint="eastAsia"/>
          <w:lang w:eastAsia="zh-CN"/>
        </w:rPr>
        <w:t>版本的问题</w:t>
      </w:r>
    </w:p>
  </w:comment>
  <w:comment w:id="146" w:author="Shawn" w:date="2016-03-22T21:11:00Z" w:initials="S">
    <w:p w14:paraId="30B9CE63" w14:textId="0AB089C6" w:rsidR="009C5603" w:rsidRDefault="009C5603">
      <w:pPr>
        <w:pStyle w:val="a8"/>
        <w:rPr>
          <w:lang w:eastAsia="zh-CN"/>
        </w:rPr>
      </w:pPr>
      <w:r>
        <w:rPr>
          <w:rStyle w:val="a7"/>
        </w:rPr>
        <w:annotationRef/>
      </w:r>
      <w:r>
        <w:rPr>
          <w:rFonts w:hint="eastAsia"/>
          <w:lang w:eastAsia="zh-CN"/>
        </w:rPr>
        <w:t>目标系统的结构放在前面</w:t>
      </w:r>
      <w:r>
        <w:rPr>
          <w:rFonts w:hint="eastAsia"/>
          <w:lang w:eastAsia="zh-CN"/>
        </w:rPr>
        <w:t>3.1</w:t>
      </w:r>
      <w:r>
        <w:rPr>
          <w:rFonts w:hint="eastAsia"/>
          <w:lang w:eastAsia="zh-CN"/>
        </w:rPr>
        <w:t>节介绍</w:t>
      </w:r>
    </w:p>
  </w:comment>
  <w:comment w:id="147" w:author="Shawn" w:date="2016-03-22T21:18:00Z" w:initials="S">
    <w:p w14:paraId="36530A10" w14:textId="2AB5D3F1" w:rsidR="000364C5" w:rsidRDefault="000364C5">
      <w:pPr>
        <w:pStyle w:val="a8"/>
      </w:pPr>
      <w:r>
        <w:rPr>
          <w:rStyle w:val="a7"/>
        </w:rPr>
        <w:annotationRef/>
      </w:r>
    </w:p>
  </w:comment>
  <w:comment w:id="148" w:author="Shawn" w:date="2016-03-22T21:28:00Z" w:initials="S">
    <w:p w14:paraId="78275D02" w14:textId="13C03108" w:rsidR="002668B3" w:rsidRDefault="002668B3">
      <w:pPr>
        <w:pStyle w:val="a8"/>
        <w:rPr>
          <w:lang w:eastAsia="zh-CN"/>
        </w:rPr>
      </w:pPr>
      <w:r>
        <w:rPr>
          <w:rStyle w:val="a7"/>
        </w:rPr>
        <w:annotationRef/>
      </w:r>
      <w:r>
        <w:rPr>
          <w:rFonts w:hint="eastAsia"/>
          <w:lang w:eastAsia="zh-CN"/>
        </w:rPr>
        <w:t>图</w:t>
      </w:r>
      <w:r>
        <w:rPr>
          <w:rFonts w:hint="eastAsia"/>
          <w:lang w:eastAsia="zh-CN"/>
        </w:rPr>
        <w:t>6/7/8</w:t>
      </w:r>
      <w:r>
        <w:rPr>
          <w:rFonts w:hint="eastAsia"/>
          <w:lang w:eastAsia="zh-CN"/>
        </w:rPr>
        <w:t>这几个图里的坐标字都太小了，如果评阅人打印出来看的话肯定都看不清。调大点</w:t>
      </w:r>
    </w:p>
  </w:comment>
  <w:comment w:id="150" w:author="Shawn" w:date="2016-03-22T21:45:00Z" w:initials="S">
    <w:p w14:paraId="4F25BEC5" w14:textId="24AF9DA1" w:rsidR="002668B3" w:rsidRDefault="002668B3">
      <w:pPr>
        <w:pStyle w:val="a8"/>
        <w:rPr>
          <w:lang w:eastAsia="zh-CN"/>
        </w:rPr>
      </w:pPr>
      <w:r>
        <w:rPr>
          <w:rStyle w:val="a7"/>
        </w:rPr>
        <w:annotationRef/>
      </w:r>
      <w:r>
        <w:rPr>
          <w:rFonts w:hint="eastAsia"/>
          <w:lang w:eastAsia="zh-CN"/>
        </w:rPr>
        <w:t>7</w:t>
      </w:r>
      <w:r>
        <w:rPr>
          <w:rFonts w:hint="eastAsia"/>
          <w:lang w:eastAsia="zh-CN"/>
        </w:rPr>
        <w:t>个线程的配置很怪异，一般是</w:t>
      </w:r>
      <w:r>
        <w:rPr>
          <w:rFonts w:hint="eastAsia"/>
          <w:lang w:eastAsia="zh-CN"/>
        </w:rPr>
        <w:t>2-4-8-16</w:t>
      </w:r>
      <w:r>
        <w:rPr>
          <w:rFonts w:hint="eastAsia"/>
          <w:lang w:eastAsia="zh-CN"/>
        </w:rPr>
        <w:t>这样递增，你用</w:t>
      </w:r>
      <w:r>
        <w:rPr>
          <w:rFonts w:hint="eastAsia"/>
          <w:lang w:eastAsia="zh-CN"/>
        </w:rPr>
        <w:t>7</w:t>
      </w:r>
      <w:r>
        <w:rPr>
          <w:rFonts w:hint="eastAsia"/>
          <w:lang w:eastAsia="zh-CN"/>
        </w:rPr>
        <w:t>个要交代一下原因（我猜应该有一个专门做调度吧？）</w:t>
      </w:r>
    </w:p>
    <w:p w14:paraId="003EE729" w14:textId="5B16BF3C" w:rsidR="002668B3" w:rsidRDefault="003A38C7">
      <w:pPr>
        <w:pStyle w:val="a8"/>
        <w:rPr>
          <w:lang w:eastAsia="zh-CN"/>
        </w:rPr>
      </w:pPr>
      <w:r>
        <w:rPr>
          <w:rFonts w:hint="eastAsia"/>
          <w:lang w:eastAsia="zh-CN"/>
        </w:rPr>
        <w:t>另外，这个加速效果并不理想，要分析</w:t>
      </w:r>
      <w:r w:rsidR="00A9053E">
        <w:rPr>
          <w:rFonts w:hint="eastAsia"/>
          <w:lang w:eastAsia="zh-CN"/>
        </w:rPr>
        <w:t>一下</w:t>
      </w:r>
      <w:r>
        <w:rPr>
          <w:rFonts w:hint="eastAsia"/>
          <w:lang w:eastAsia="zh-CN"/>
        </w:rPr>
        <w:t>原因，不能光摆个数在这就完事</w:t>
      </w:r>
    </w:p>
  </w:comment>
  <w:comment w:id="151" w:author="Shawn" w:date="2016-03-22T21:26:00Z" w:initials="S">
    <w:p w14:paraId="4675B65D" w14:textId="77777777" w:rsidR="000364C5" w:rsidRDefault="000364C5">
      <w:pPr>
        <w:pStyle w:val="a8"/>
        <w:rPr>
          <w:lang w:eastAsia="zh-CN"/>
        </w:rPr>
      </w:pPr>
      <w:r>
        <w:rPr>
          <w:rStyle w:val="a7"/>
        </w:rPr>
        <w:annotationRef/>
      </w:r>
      <w:r>
        <w:rPr>
          <w:rFonts w:hint="eastAsia"/>
          <w:lang w:eastAsia="zh-CN"/>
        </w:rPr>
        <w:t>测试程序要在前面有个交代。</w:t>
      </w:r>
    </w:p>
    <w:p w14:paraId="03BC5AE8" w14:textId="13033893" w:rsidR="000364C5" w:rsidRPr="000364C5" w:rsidRDefault="000364C5">
      <w:pPr>
        <w:pStyle w:val="a8"/>
        <w:rPr>
          <w:lang w:eastAsia="zh-CN"/>
        </w:rPr>
      </w:pPr>
      <w:r>
        <w:rPr>
          <w:rFonts w:hint="eastAsia"/>
          <w:lang w:eastAsia="zh-CN"/>
        </w:rPr>
        <w:t>你这几个实验里用的</w:t>
      </w:r>
      <w:r>
        <w:rPr>
          <w:rFonts w:hint="eastAsia"/>
          <w:lang w:eastAsia="zh-CN"/>
        </w:rPr>
        <w:t>testcase</w:t>
      </w:r>
      <w:r>
        <w:rPr>
          <w:rFonts w:hint="eastAsia"/>
          <w:lang w:eastAsia="zh-CN"/>
        </w:rPr>
        <w:t>不统一，图</w:t>
      </w:r>
      <w:r>
        <w:rPr>
          <w:rFonts w:hint="eastAsia"/>
          <w:lang w:eastAsia="zh-CN"/>
        </w:rPr>
        <w:t>7</w:t>
      </w:r>
      <w:r>
        <w:rPr>
          <w:rFonts w:hint="eastAsia"/>
          <w:lang w:eastAsia="zh-CN"/>
        </w:rPr>
        <w:t>有</w:t>
      </w:r>
      <w:r>
        <w:rPr>
          <w:rFonts w:hint="eastAsia"/>
          <w:lang w:eastAsia="zh-CN"/>
        </w:rPr>
        <w:t>test-add</w:t>
      </w:r>
      <w:r>
        <w:rPr>
          <w:rFonts w:hint="eastAsia"/>
          <w:lang w:eastAsia="zh-CN"/>
        </w:rPr>
        <w:t>，图</w:t>
      </w:r>
      <w:r>
        <w:rPr>
          <w:rFonts w:hint="eastAsia"/>
          <w:lang w:eastAsia="zh-CN"/>
        </w:rPr>
        <w:t>8</w:t>
      </w:r>
      <w:r>
        <w:rPr>
          <w:rFonts w:hint="eastAsia"/>
          <w:lang w:eastAsia="zh-CN"/>
        </w:rPr>
        <w:t>又没有。最好要统一。</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CCDF29" w14:textId="77777777" w:rsidR="00621230" w:rsidRDefault="00621230" w:rsidP="00DB447C">
      <w:r>
        <w:separator/>
      </w:r>
    </w:p>
  </w:endnote>
  <w:endnote w:type="continuationSeparator" w:id="0">
    <w:p w14:paraId="0E02CBDB" w14:textId="77777777" w:rsidR="00621230" w:rsidRDefault="00621230" w:rsidP="00DB4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方正楷体简体">
    <w:altName w:val="宋体"/>
    <w:charset w:val="86"/>
    <w:family w:val="script"/>
    <w:pitch w:val="fixed"/>
    <w:sig w:usb0="00000001" w:usb1="080E0000" w:usb2="00000010" w:usb3="00000000" w:csb0="00040000" w:csb1="00000000"/>
  </w:font>
  <w:font w:name="方正仿宋简体">
    <w:altName w:val="宋体"/>
    <w:charset w:val="86"/>
    <w:family w:val="script"/>
    <w:pitch w:val="fixed"/>
    <w:sig w:usb0="00000001" w:usb1="080E0000" w:usb2="00000010" w:usb3="00000000" w:csb0="00040000" w:csb1="00000000"/>
  </w:font>
  <w:font w:name="Times">
    <w:panose1 w:val="02020603050405020304"/>
    <w:charset w:val="00"/>
    <w:family w:val="auto"/>
    <w:pitch w:val="variable"/>
    <w:sig w:usb0="00000003" w:usb1="00000000" w:usb2="00000000" w:usb3="00000000" w:csb0="00000001" w:csb1="00000000"/>
  </w:font>
  <w:font w:name="方正细等线简体">
    <w:altName w:val="宋体"/>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28D1F" w14:textId="77777777" w:rsidR="00952EB4" w:rsidRPr="00771C10" w:rsidRDefault="00952EB4" w:rsidP="00771C10">
    <w:pPr>
      <w:widowControl w:val="0"/>
      <w:tabs>
        <w:tab w:val="center" w:pos="4153"/>
        <w:tab w:val="right" w:pos="8306"/>
      </w:tabs>
      <w:overflowPunct w:val="0"/>
      <w:snapToGrid w:val="0"/>
      <w:spacing w:line="240" w:lineRule="exact"/>
      <w:ind w:right="360"/>
      <w:jc w:val="both"/>
      <w:rPr>
        <w:rFonts w:ascii="华文中宋" w:eastAsia="华文中宋" w:hAnsi="华文中宋" w:cs="Times New Roman"/>
        <w:b/>
        <w:kern w:val="2"/>
        <w:sz w:val="18"/>
        <w:szCs w:val="18"/>
        <w:lang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C4F14A" w14:textId="67CDC60F" w:rsidR="00952EB4" w:rsidRPr="0068662F" w:rsidRDefault="00952EB4" w:rsidP="0068662F">
    <w:pPr>
      <w:widowControl w:val="0"/>
      <w:spacing w:line="300" w:lineRule="exact"/>
      <w:jc w:val="both"/>
      <w:rPr>
        <w:rFonts w:ascii="Times New Roman" w:eastAsia="华文中宋" w:hAnsi="Times New Roman" w:cs="Times New Roman"/>
        <w:kern w:val="2"/>
        <w:sz w:val="18"/>
        <w:lang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10862" w14:textId="77777777" w:rsidR="00952EB4" w:rsidRPr="00771C10" w:rsidRDefault="00952EB4" w:rsidP="003B7950">
    <w:pPr>
      <w:widowControl w:val="0"/>
      <w:tabs>
        <w:tab w:val="center" w:pos="4153"/>
        <w:tab w:val="right" w:pos="8306"/>
      </w:tabs>
      <w:snapToGrid w:val="0"/>
      <w:rPr>
        <w:rFonts w:ascii="Times New Roman" w:eastAsia="华文中宋" w:hAnsi="Times New Roman" w:cs="Times New Roman"/>
        <w:kern w:val="2"/>
        <w:sz w:val="16"/>
        <w:szCs w:val="16"/>
        <w:lang w:eastAsia="zh-CN"/>
      </w:rPr>
    </w:pPr>
    <w:r w:rsidRPr="00771C10">
      <w:rPr>
        <w:rFonts w:ascii="Times New Roman" w:eastAsia="华文中宋" w:hAnsi="Times New Roman" w:cs="Times New Roman"/>
        <w:kern w:val="2"/>
        <w:sz w:val="16"/>
        <w:szCs w:val="16"/>
        <w:lang w:eastAsia="zh-CN"/>
      </w:rPr>
      <w:t>————————————</w:t>
    </w:r>
  </w:p>
  <w:p w14:paraId="019B84C7" w14:textId="543A624B" w:rsidR="00952EB4" w:rsidRPr="00771C10" w:rsidRDefault="00952EB4" w:rsidP="003B7950">
    <w:pPr>
      <w:widowControl w:val="0"/>
      <w:spacing w:line="300" w:lineRule="exact"/>
      <w:jc w:val="both"/>
      <w:rPr>
        <w:rFonts w:ascii="Times New Roman" w:eastAsia="华文中宋" w:hAnsi="Times New Roman" w:cs="Times New Roman"/>
        <w:kern w:val="2"/>
        <w:sz w:val="18"/>
        <w:lang w:eastAsia="zh-CN"/>
      </w:rPr>
    </w:pPr>
    <w:r w:rsidRPr="00771C10">
      <w:rPr>
        <w:rFonts w:ascii="Times New Roman" w:eastAsia="华文中宋" w:hAnsi="Times New Roman" w:cs="Times New Roman"/>
        <w:b/>
        <w:kern w:val="2"/>
        <w:sz w:val="18"/>
        <w:lang w:eastAsia="zh-CN"/>
      </w:rPr>
      <w:t>基金项目：</w:t>
    </w:r>
    <w:r w:rsidRPr="00222CC4">
      <w:rPr>
        <w:rFonts w:ascii="Times New Roman" w:eastAsia="华文中宋" w:hAnsi="Times New Roman" w:cs="Times New Roman"/>
        <w:kern w:val="2"/>
        <w:sz w:val="18"/>
        <w:lang w:eastAsia="zh-CN"/>
      </w:rPr>
      <w:t>国家核高基重大专项</w:t>
    </w:r>
    <w:r w:rsidRPr="00222CC4">
      <w:rPr>
        <w:rFonts w:ascii="Times New Roman" w:eastAsia="华文中宋" w:hAnsi="Times New Roman" w:cs="Times New Roman"/>
        <w:kern w:val="2"/>
        <w:sz w:val="18"/>
        <w:lang w:eastAsia="zh-CN"/>
      </w:rPr>
      <w:t>(2013ZX0102-8001-001-001)</w:t>
    </w:r>
    <w:r w:rsidRPr="00222CC4">
      <w:rPr>
        <w:rFonts w:ascii="Times New Roman" w:eastAsia="华文中宋" w:hAnsi="Times New Roman" w:cs="Times New Roman"/>
        <w:kern w:val="2"/>
        <w:sz w:val="18"/>
        <w:lang w:eastAsia="zh-CN"/>
      </w:rPr>
      <w:t>；国家</w:t>
    </w:r>
    <w:r w:rsidRPr="00222CC4">
      <w:rPr>
        <w:rFonts w:ascii="Times New Roman" w:eastAsia="华文中宋" w:hAnsi="Times New Roman" w:cs="Times New Roman"/>
        <w:kern w:val="2"/>
        <w:sz w:val="18"/>
        <w:lang w:eastAsia="zh-CN"/>
      </w:rPr>
      <w:t>“863”</w:t>
    </w:r>
    <w:r w:rsidRPr="00222CC4">
      <w:rPr>
        <w:rFonts w:ascii="Times New Roman" w:eastAsia="华文中宋" w:hAnsi="Times New Roman" w:cs="Times New Roman"/>
        <w:kern w:val="2"/>
        <w:sz w:val="18"/>
        <w:lang w:eastAsia="zh-CN"/>
      </w:rPr>
      <w:t>计划项目</w:t>
    </w:r>
    <w:r w:rsidRPr="00222CC4">
      <w:rPr>
        <w:rFonts w:ascii="Times New Roman" w:eastAsia="华文中宋" w:hAnsi="Times New Roman" w:cs="Times New Roman"/>
        <w:kern w:val="2"/>
        <w:sz w:val="18"/>
        <w:lang w:eastAsia="zh-CN"/>
      </w:rPr>
      <w:t>“E</w:t>
    </w:r>
    <w:r w:rsidRPr="00222CC4">
      <w:rPr>
        <w:rFonts w:ascii="Times New Roman" w:eastAsia="华文中宋" w:hAnsi="Times New Roman" w:cs="Times New Roman"/>
        <w:kern w:val="2"/>
        <w:sz w:val="18"/>
        <w:lang w:eastAsia="zh-CN"/>
      </w:rPr>
      <w:t>级超级计算机新型体系结构及关键技术路线研究</w:t>
    </w:r>
    <w:r w:rsidRPr="00222CC4">
      <w:rPr>
        <w:rFonts w:ascii="Times New Roman" w:eastAsia="华文中宋" w:hAnsi="Times New Roman" w:cs="Times New Roman"/>
        <w:kern w:val="2"/>
        <w:sz w:val="18"/>
        <w:lang w:eastAsia="zh-CN"/>
      </w:rPr>
      <w:t>”(2015AA01A301)</w:t>
    </w:r>
  </w:p>
  <w:p w14:paraId="46416C6E" w14:textId="2728BD8F" w:rsidR="00952EB4" w:rsidRPr="00771C10" w:rsidRDefault="00952EB4" w:rsidP="003B7950">
    <w:pPr>
      <w:widowControl w:val="0"/>
      <w:spacing w:line="300" w:lineRule="exact"/>
      <w:jc w:val="both"/>
      <w:rPr>
        <w:rFonts w:ascii="Times New Roman" w:eastAsia="华文中宋" w:hAnsi="Times New Roman" w:cs="Times New Roman"/>
        <w:kern w:val="2"/>
        <w:sz w:val="18"/>
        <w:lang w:eastAsia="zh-CN"/>
      </w:rPr>
    </w:pPr>
    <w:r w:rsidRPr="00771C10">
      <w:rPr>
        <w:rFonts w:ascii="Times New Roman" w:eastAsia="华文中宋" w:hAnsi="Times New Roman" w:cs="Times New Roman"/>
        <w:b/>
        <w:kern w:val="2"/>
        <w:sz w:val="18"/>
        <w:lang w:eastAsia="zh-CN"/>
      </w:rPr>
      <w:t>作者简介：</w:t>
    </w:r>
    <w:r w:rsidRPr="00260B8A">
      <w:rPr>
        <w:rFonts w:ascii="Times New Roman" w:eastAsia="华文中宋" w:hAnsi="Times New Roman" w:cs="Times New Roman"/>
        <w:b/>
        <w:kern w:val="2"/>
        <w:sz w:val="18"/>
        <w:lang w:eastAsia="zh-CN"/>
      </w:rPr>
      <w:t>方国庆</w:t>
    </w:r>
    <w:r w:rsidRPr="00260B8A">
      <w:rPr>
        <w:rFonts w:ascii="Times New Roman" w:eastAsia="华文中宋" w:hAnsi="Times New Roman" w:cs="Times New Roman"/>
        <w:b/>
        <w:kern w:val="2"/>
        <w:sz w:val="18"/>
        <w:lang w:eastAsia="zh-CN"/>
      </w:rPr>
      <w:t>(1991</w:t>
    </w:r>
    <w:r w:rsidRPr="00260B8A">
      <w:rPr>
        <w:rFonts w:ascii="Times New Roman" w:eastAsia="华文中宋" w:hAnsi="Times New Roman" w:cs="Times New Roman"/>
        <w:b/>
        <w:kern w:val="2"/>
        <w:sz w:val="18"/>
        <w:lang w:eastAsia="zh-CN"/>
      </w:rPr>
      <w:t>－</w:t>
    </w:r>
    <w:r w:rsidRPr="00771C10">
      <w:rPr>
        <w:rFonts w:ascii="Times New Roman" w:eastAsia="华文中宋" w:hAnsi="Times New Roman" w:cs="Times New Roman"/>
        <w:kern w:val="2"/>
        <w:sz w:val="18"/>
        <w:lang w:eastAsia="zh-CN"/>
      </w:rPr>
      <w:t>)</w:t>
    </w:r>
    <w:r>
      <w:rPr>
        <w:rFonts w:ascii="Times New Roman" w:eastAsia="华文中宋" w:hAnsi="Times New Roman" w:cs="Times New Roman"/>
        <w:kern w:val="2"/>
        <w:sz w:val="18"/>
        <w:lang w:eastAsia="zh-CN"/>
      </w:rPr>
      <w:t xml:space="preserve">, </w:t>
    </w:r>
    <w:r>
      <w:rPr>
        <w:rFonts w:ascii="Times New Roman" w:eastAsia="华文中宋" w:hAnsi="Times New Roman" w:cs="Times New Roman"/>
        <w:kern w:val="2"/>
        <w:sz w:val="18"/>
        <w:lang w:eastAsia="zh-CN"/>
      </w:rPr>
      <w:t>男，</w:t>
    </w:r>
    <w:r>
      <w:rPr>
        <w:rFonts w:ascii="Times New Roman" w:eastAsia="华文中宋" w:hAnsi="Times New Roman" w:cs="Times New Roman" w:hint="eastAsia"/>
        <w:kern w:val="2"/>
        <w:sz w:val="18"/>
        <w:lang w:eastAsia="zh-CN"/>
      </w:rPr>
      <w:t>硕士</w:t>
    </w:r>
    <w:r>
      <w:rPr>
        <w:rFonts w:ascii="Times New Roman" w:eastAsia="华文中宋" w:hAnsi="Times New Roman" w:cs="Times New Roman"/>
        <w:kern w:val="2"/>
        <w:sz w:val="18"/>
        <w:lang w:eastAsia="zh-CN"/>
      </w:rPr>
      <w:t>，</w:t>
    </w:r>
    <w:r>
      <w:rPr>
        <w:rFonts w:ascii="Times New Roman" w:eastAsia="华文中宋" w:hAnsi="Times New Roman" w:cs="Times New Roman" w:hint="eastAsia"/>
        <w:kern w:val="2"/>
        <w:sz w:val="18"/>
        <w:lang w:eastAsia="zh-CN"/>
      </w:rPr>
      <w:t>主研方向</w:t>
    </w:r>
    <w:r>
      <w:rPr>
        <w:rFonts w:ascii="Times New Roman" w:eastAsia="华文中宋" w:hAnsi="Times New Roman" w:cs="Times New Roman"/>
        <w:kern w:val="2"/>
        <w:sz w:val="18"/>
        <w:lang w:eastAsia="zh-CN"/>
      </w:rPr>
      <w:t>：</w:t>
    </w:r>
    <w:r>
      <w:rPr>
        <w:rFonts w:ascii="Times New Roman" w:eastAsia="华文中宋" w:hAnsi="Times New Roman" w:cs="Times New Roman" w:hint="eastAsia"/>
        <w:kern w:val="2"/>
        <w:sz w:val="18"/>
        <w:lang w:eastAsia="zh-CN"/>
      </w:rPr>
      <w:t>软件</w:t>
    </w:r>
    <w:r>
      <w:rPr>
        <w:rFonts w:ascii="Times New Roman" w:eastAsia="华文中宋" w:hAnsi="Times New Roman" w:cs="Times New Roman"/>
        <w:kern w:val="2"/>
        <w:sz w:val="18"/>
        <w:lang w:eastAsia="zh-CN"/>
      </w:rPr>
      <w:t>模拟技术及并行模拟框架优化；</w:t>
    </w:r>
    <w:r w:rsidRPr="00260B8A">
      <w:rPr>
        <w:rFonts w:ascii="Times New Roman" w:eastAsia="华文中宋" w:hAnsi="Times New Roman" w:cs="Times New Roman" w:hint="eastAsia"/>
        <w:kern w:val="2"/>
        <w:sz w:val="18"/>
        <w:lang w:eastAsia="zh-CN"/>
      </w:rPr>
      <w:t>李文明</w:t>
    </w:r>
    <w:r w:rsidRPr="00260B8A">
      <w:rPr>
        <w:rFonts w:ascii="Times New Roman" w:eastAsia="华文中宋" w:hAnsi="Times New Roman" w:cs="Times New Roman"/>
        <w:kern w:val="2"/>
        <w:sz w:val="18"/>
        <w:lang w:eastAsia="zh-CN"/>
      </w:rPr>
      <w:t>，</w:t>
    </w:r>
    <w:r>
      <w:rPr>
        <w:rFonts w:ascii="Times New Roman" w:eastAsia="华文中宋" w:hAnsi="Times New Roman" w:cs="Times New Roman" w:hint="eastAsia"/>
        <w:kern w:val="2"/>
        <w:sz w:val="18"/>
        <w:lang w:eastAsia="zh-CN"/>
      </w:rPr>
      <w:t>博士</w:t>
    </w:r>
    <w:r>
      <w:rPr>
        <w:rFonts w:ascii="Times New Roman" w:eastAsia="华文中宋" w:hAnsi="Times New Roman" w:cs="Times New Roman"/>
        <w:kern w:val="2"/>
        <w:sz w:val="18"/>
        <w:lang w:eastAsia="zh-CN"/>
      </w:rPr>
      <w:t>；</w:t>
    </w:r>
    <w:r>
      <w:rPr>
        <w:rFonts w:ascii="Times New Roman" w:eastAsia="华文中宋" w:hAnsi="Times New Roman" w:cs="Times New Roman" w:hint="eastAsia"/>
        <w:kern w:val="2"/>
        <w:sz w:val="18"/>
        <w:lang w:eastAsia="zh-CN"/>
      </w:rPr>
      <w:t>张洋</w:t>
    </w:r>
    <w:r>
      <w:rPr>
        <w:rFonts w:ascii="Times New Roman" w:eastAsia="华文中宋" w:hAnsi="Times New Roman" w:cs="Times New Roman"/>
        <w:kern w:val="2"/>
        <w:sz w:val="18"/>
        <w:lang w:eastAsia="zh-CN"/>
      </w:rPr>
      <w:t>，博士；</w:t>
    </w:r>
    <w:r>
      <w:rPr>
        <w:rFonts w:ascii="Times New Roman" w:eastAsia="华文中宋" w:hAnsi="Times New Roman" w:cs="Times New Roman" w:hint="eastAsia"/>
        <w:kern w:val="2"/>
        <w:sz w:val="18"/>
        <w:lang w:eastAsia="zh-CN"/>
      </w:rPr>
      <w:t>余洋</w:t>
    </w:r>
    <w:r>
      <w:rPr>
        <w:rFonts w:ascii="Times New Roman" w:eastAsia="华文中宋" w:hAnsi="Times New Roman" w:cs="Times New Roman"/>
        <w:kern w:val="2"/>
        <w:sz w:val="18"/>
        <w:lang w:eastAsia="zh-CN"/>
      </w:rPr>
      <w:t>，</w:t>
    </w:r>
    <w:r>
      <w:rPr>
        <w:rFonts w:ascii="Times New Roman" w:eastAsia="华文中宋" w:hAnsi="Times New Roman" w:cs="Times New Roman" w:hint="eastAsia"/>
        <w:kern w:val="2"/>
        <w:sz w:val="18"/>
        <w:lang w:eastAsia="zh-CN"/>
      </w:rPr>
      <w:t>硕士</w:t>
    </w:r>
    <w:r>
      <w:rPr>
        <w:rFonts w:ascii="Times New Roman" w:eastAsia="华文中宋" w:hAnsi="Times New Roman" w:cs="Times New Roman"/>
        <w:kern w:val="2"/>
        <w:sz w:val="18"/>
        <w:lang w:eastAsia="zh-CN"/>
      </w:rPr>
      <w:t>。叶笑春，</w:t>
    </w:r>
    <w:r>
      <w:rPr>
        <w:rFonts w:ascii="Times New Roman" w:eastAsia="华文中宋" w:hAnsi="Times New Roman" w:cs="Times New Roman" w:hint="eastAsia"/>
        <w:kern w:val="2"/>
        <w:sz w:val="18"/>
        <w:lang w:eastAsia="zh-CN"/>
      </w:rPr>
      <w:t>副研究员</w:t>
    </w:r>
    <w:r>
      <w:rPr>
        <w:rFonts w:ascii="Times New Roman" w:eastAsia="华文中宋" w:hAnsi="Times New Roman" w:cs="Times New Roman"/>
        <w:kern w:val="2"/>
        <w:sz w:val="18"/>
        <w:lang w:eastAsia="zh-CN"/>
      </w:rPr>
      <w:t>；</w:t>
    </w:r>
    <w:r>
      <w:rPr>
        <w:rFonts w:ascii="Times New Roman" w:eastAsia="华文中宋" w:hAnsi="Times New Roman" w:cs="Times New Roman" w:hint="eastAsia"/>
        <w:kern w:val="2"/>
        <w:sz w:val="18"/>
        <w:lang w:eastAsia="zh-CN"/>
      </w:rPr>
      <w:t>安虹</w:t>
    </w:r>
    <w:r>
      <w:rPr>
        <w:rFonts w:ascii="Times New Roman" w:eastAsia="华文中宋" w:hAnsi="Times New Roman" w:cs="Times New Roman"/>
        <w:kern w:val="2"/>
        <w:sz w:val="18"/>
        <w:lang w:eastAsia="zh-CN"/>
      </w:rPr>
      <w:t>，</w:t>
    </w:r>
    <w:r>
      <w:rPr>
        <w:rFonts w:ascii="Times New Roman" w:eastAsia="华文中宋" w:hAnsi="Times New Roman" w:cs="Times New Roman" w:hint="eastAsia"/>
        <w:kern w:val="2"/>
        <w:sz w:val="18"/>
        <w:lang w:eastAsia="zh-CN"/>
      </w:rPr>
      <w:t>教授</w:t>
    </w:r>
    <w:r>
      <w:rPr>
        <w:rFonts w:ascii="Times New Roman" w:eastAsia="华文中宋" w:hAnsi="Times New Roman" w:cs="Times New Roman"/>
        <w:kern w:val="2"/>
        <w:sz w:val="18"/>
        <w:lang w:eastAsia="zh-CN"/>
      </w:rPr>
      <w:t>。</w:t>
    </w:r>
  </w:p>
  <w:p w14:paraId="4B99F0A0" w14:textId="5C290479" w:rsidR="00952EB4" w:rsidRPr="003B7950" w:rsidRDefault="00952EB4" w:rsidP="003B7950">
    <w:pPr>
      <w:widowControl w:val="0"/>
      <w:spacing w:line="300" w:lineRule="exact"/>
      <w:jc w:val="both"/>
      <w:rPr>
        <w:rFonts w:ascii="Times New Roman" w:eastAsia="华文中宋" w:hAnsi="Times New Roman" w:cs="Times New Roman"/>
        <w:kern w:val="2"/>
        <w:sz w:val="18"/>
        <w:lang w:eastAsia="zh-CN"/>
      </w:rPr>
    </w:pPr>
    <w:r w:rsidRPr="00771C10">
      <w:rPr>
        <w:rFonts w:ascii="Times New Roman" w:eastAsia="华文中宋" w:hAnsi="Times New Roman" w:cs="Times New Roman"/>
        <w:b/>
        <w:kern w:val="2"/>
        <w:sz w:val="18"/>
        <w:lang w:eastAsia="zh-CN"/>
      </w:rPr>
      <w:t>收稿日期：</w:t>
    </w:r>
    <w:r w:rsidRPr="00771C10">
      <w:rPr>
        <w:rFonts w:ascii="Times New Roman" w:eastAsia="华文中宋" w:hAnsi="Times New Roman" w:cs="Times New Roman"/>
        <w:kern w:val="2"/>
        <w:sz w:val="18"/>
        <w:lang w:eastAsia="zh-CN"/>
      </w:rPr>
      <w:t xml:space="preserve">   </w:t>
    </w:r>
    <w:r w:rsidRPr="00771C10">
      <w:rPr>
        <w:rFonts w:ascii="Times New Roman" w:eastAsia="华文中宋" w:hAnsi="Times New Roman" w:cs="Times New Roman"/>
        <w:b/>
        <w:kern w:val="2"/>
        <w:sz w:val="18"/>
        <w:lang w:eastAsia="zh-CN"/>
      </w:rPr>
      <w:t>修回日期：</w:t>
    </w:r>
    <w:r w:rsidRPr="00771C10">
      <w:rPr>
        <w:rFonts w:ascii="Times New Roman" w:eastAsia="华文中宋" w:hAnsi="Times New Roman" w:cs="Times New Roman" w:hint="eastAsia"/>
        <w:kern w:val="2"/>
        <w:sz w:val="18"/>
        <w:lang w:eastAsia="zh-CN"/>
      </w:rPr>
      <w:t xml:space="preserve">   </w:t>
    </w:r>
    <w:r w:rsidRPr="00771C10">
      <w:rPr>
        <w:rFonts w:ascii="Times New Roman" w:eastAsia="华文中宋" w:hAnsi="Times New Roman" w:cs="Times New Roman"/>
        <w:b/>
        <w:kern w:val="2"/>
        <w:sz w:val="18"/>
        <w:lang w:eastAsia="zh-CN"/>
      </w:rPr>
      <w:t>E-mail</w:t>
    </w:r>
    <w:r w:rsidRPr="00771C10">
      <w:rPr>
        <w:rFonts w:ascii="Times New Roman" w:eastAsia="华文中宋" w:hAnsi="Times New Roman" w:cs="Times New Roman"/>
        <w:b/>
        <w:kern w:val="2"/>
        <w:sz w:val="18"/>
        <w:lang w:eastAsia="zh-CN"/>
      </w:rPr>
      <w:t>：</w:t>
    </w:r>
    <w:r w:rsidRPr="00222CC4">
      <w:rPr>
        <w:rFonts w:ascii="Times New Roman" w:eastAsia="华文中宋" w:hAnsi="Times New Roman" w:cs="Times New Roman"/>
        <w:kern w:val="2"/>
        <w:sz w:val="18"/>
        <w:lang w:eastAsia="zh-CN"/>
      </w:rPr>
      <w:t>fgq@mail.ustc.edu.cn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27DCD9" w14:textId="77777777" w:rsidR="00621230" w:rsidRDefault="00621230" w:rsidP="00DB447C">
      <w:r>
        <w:separator/>
      </w:r>
    </w:p>
  </w:footnote>
  <w:footnote w:type="continuationSeparator" w:id="0">
    <w:p w14:paraId="006C6AD9" w14:textId="77777777" w:rsidR="00621230" w:rsidRDefault="00621230" w:rsidP="00DB44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19F1DC" w14:textId="0ADEF0B4" w:rsidR="00952EB4" w:rsidRPr="00FD6219" w:rsidRDefault="00952EB4" w:rsidP="00FD6219">
    <w:pPr>
      <w:widowControl w:val="0"/>
      <w:pBdr>
        <w:bottom w:val="single" w:sz="6" w:space="1" w:color="auto"/>
      </w:pBdr>
      <w:tabs>
        <w:tab w:val="center" w:pos="4153"/>
        <w:tab w:val="right" w:pos="8306"/>
      </w:tabs>
      <w:snapToGrid w:val="0"/>
      <w:spacing w:afterLines="50" w:after="120"/>
      <w:jc w:val="distribute"/>
      <w:rPr>
        <w:rFonts w:ascii="Times New Roman" w:eastAsia="宋体" w:hAnsi="Times New Roman" w:cs="Times New Roman"/>
        <w:kern w:val="2"/>
        <w:sz w:val="18"/>
        <w:szCs w:val="18"/>
        <w:lang w:eastAsia="zh-CN"/>
      </w:rPr>
    </w:pPr>
    <w:r w:rsidRPr="00FD6219">
      <w:rPr>
        <w:rFonts w:ascii="Times New Roman" w:eastAsia="宋体" w:hAnsi="Times New Roman" w:cs="Times New Roman"/>
        <w:kern w:val="2"/>
        <w:sz w:val="18"/>
        <w:szCs w:val="18"/>
        <w:lang w:eastAsia="zh-CN"/>
      </w:rPr>
      <w:fldChar w:fldCharType="begin"/>
    </w:r>
    <w:r w:rsidRPr="00FD6219">
      <w:rPr>
        <w:rFonts w:ascii="Times New Roman" w:eastAsia="宋体" w:hAnsi="Times New Roman" w:cs="Times New Roman"/>
        <w:kern w:val="2"/>
        <w:sz w:val="18"/>
        <w:szCs w:val="18"/>
        <w:lang w:eastAsia="zh-CN"/>
      </w:rPr>
      <w:instrText xml:space="preserve"> PAGE </w:instrText>
    </w:r>
    <w:r w:rsidRPr="00FD6219">
      <w:rPr>
        <w:rFonts w:ascii="Times New Roman" w:eastAsia="宋体" w:hAnsi="Times New Roman" w:cs="Times New Roman"/>
        <w:kern w:val="2"/>
        <w:sz w:val="18"/>
        <w:szCs w:val="18"/>
        <w:lang w:eastAsia="zh-CN"/>
      </w:rPr>
      <w:fldChar w:fldCharType="separate"/>
    </w:r>
    <w:r w:rsidR="003B24EA">
      <w:rPr>
        <w:rFonts w:ascii="Times New Roman" w:eastAsia="宋体" w:hAnsi="Times New Roman" w:cs="Times New Roman"/>
        <w:noProof/>
        <w:kern w:val="2"/>
        <w:sz w:val="18"/>
        <w:szCs w:val="18"/>
        <w:lang w:eastAsia="zh-CN"/>
      </w:rPr>
      <w:t>8</w:t>
    </w:r>
    <w:r w:rsidRPr="00FD6219">
      <w:rPr>
        <w:rFonts w:ascii="Times New Roman" w:eastAsia="宋体" w:hAnsi="Times New Roman" w:cs="Times New Roman"/>
        <w:kern w:val="2"/>
        <w:sz w:val="18"/>
        <w:szCs w:val="18"/>
        <w:lang w:eastAsia="zh-CN"/>
      </w:rPr>
      <w:fldChar w:fldCharType="end"/>
    </w:r>
    <w:r w:rsidRPr="00FD6219">
      <w:rPr>
        <w:rFonts w:ascii="Times New Roman" w:eastAsia="华文中宋" w:hAnsi="Times New Roman" w:cs="Times New Roman" w:hint="eastAsia"/>
        <w:kern w:val="2"/>
        <w:sz w:val="18"/>
        <w:szCs w:val="18"/>
        <w:lang w:eastAsia="zh-CN"/>
      </w:rPr>
      <w:t xml:space="preserve">                                            </w:t>
    </w:r>
    <w:r w:rsidRPr="00FD6219">
      <w:rPr>
        <w:rFonts w:ascii="Times New Roman" w:eastAsia="华文中宋" w:hAnsi="Times New Roman" w:cs="Times New Roman" w:hint="eastAsia"/>
        <w:kern w:val="2"/>
        <w:sz w:val="18"/>
        <w:szCs w:val="18"/>
        <w:lang w:eastAsia="zh-CN"/>
      </w:rPr>
      <w:t>计</w:t>
    </w:r>
    <w:r w:rsidRPr="00FD6219">
      <w:rPr>
        <w:rFonts w:ascii="Times New Roman" w:eastAsia="华文中宋" w:hAnsi="Times New Roman" w:cs="Times New Roman" w:hint="eastAsia"/>
        <w:kern w:val="2"/>
        <w:sz w:val="18"/>
        <w:szCs w:val="18"/>
        <w:lang w:eastAsia="zh-CN"/>
      </w:rPr>
      <w:t xml:space="preserve">  </w:t>
    </w:r>
    <w:r w:rsidRPr="00FD6219">
      <w:rPr>
        <w:rFonts w:ascii="Times New Roman" w:eastAsia="华文中宋" w:hAnsi="Times New Roman" w:cs="Times New Roman" w:hint="eastAsia"/>
        <w:kern w:val="2"/>
        <w:sz w:val="18"/>
        <w:szCs w:val="18"/>
        <w:lang w:eastAsia="zh-CN"/>
      </w:rPr>
      <w:t>算</w:t>
    </w:r>
    <w:r w:rsidRPr="00FD6219">
      <w:rPr>
        <w:rFonts w:ascii="Times New Roman" w:eastAsia="华文中宋" w:hAnsi="Times New Roman" w:cs="Times New Roman" w:hint="eastAsia"/>
        <w:kern w:val="2"/>
        <w:sz w:val="18"/>
        <w:szCs w:val="18"/>
        <w:lang w:eastAsia="zh-CN"/>
      </w:rPr>
      <w:t xml:space="preserve">  </w:t>
    </w:r>
    <w:r w:rsidRPr="00FD6219">
      <w:rPr>
        <w:rFonts w:ascii="Times New Roman" w:eastAsia="华文中宋" w:hAnsi="Times New Roman" w:cs="Times New Roman" w:hint="eastAsia"/>
        <w:kern w:val="2"/>
        <w:sz w:val="18"/>
        <w:szCs w:val="18"/>
        <w:lang w:eastAsia="zh-CN"/>
      </w:rPr>
      <w:t>机</w:t>
    </w:r>
    <w:r w:rsidRPr="00FD6219">
      <w:rPr>
        <w:rFonts w:ascii="Times New Roman" w:eastAsia="华文中宋" w:hAnsi="Times New Roman" w:cs="Times New Roman" w:hint="eastAsia"/>
        <w:kern w:val="2"/>
        <w:sz w:val="18"/>
        <w:szCs w:val="18"/>
        <w:lang w:eastAsia="zh-CN"/>
      </w:rPr>
      <w:t xml:space="preserve">  </w:t>
    </w:r>
    <w:r w:rsidRPr="00FD6219">
      <w:rPr>
        <w:rFonts w:ascii="Times New Roman" w:eastAsia="华文中宋" w:hAnsi="Times New Roman" w:cs="Times New Roman" w:hint="eastAsia"/>
        <w:kern w:val="2"/>
        <w:sz w:val="18"/>
        <w:szCs w:val="18"/>
        <w:lang w:eastAsia="zh-CN"/>
      </w:rPr>
      <w:t>工</w:t>
    </w:r>
    <w:r w:rsidRPr="00FD6219">
      <w:rPr>
        <w:rFonts w:ascii="Times New Roman" w:eastAsia="华文中宋" w:hAnsi="Times New Roman" w:cs="Times New Roman" w:hint="eastAsia"/>
        <w:kern w:val="2"/>
        <w:sz w:val="18"/>
        <w:szCs w:val="18"/>
        <w:lang w:eastAsia="zh-CN"/>
      </w:rPr>
      <w:t xml:space="preserve">  </w:t>
    </w:r>
    <w:r w:rsidRPr="00FD6219">
      <w:rPr>
        <w:rFonts w:ascii="Times New Roman" w:eastAsia="华文中宋" w:hAnsi="Times New Roman" w:cs="Times New Roman" w:hint="eastAsia"/>
        <w:kern w:val="2"/>
        <w:sz w:val="18"/>
        <w:szCs w:val="18"/>
        <w:lang w:eastAsia="zh-CN"/>
      </w:rPr>
      <w:t>程</w:t>
    </w:r>
    <w:r w:rsidRPr="00FD6219">
      <w:rPr>
        <w:rFonts w:ascii="Times New Roman" w:eastAsia="华文中宋" w:hAnsi="Times New Roman" w:cs="Times New Roman" w:hint="eastAsia"/>
        <w:kern w:val="2"/>
        <w:sz w:val="18"/>
        <w:szCs w:val="18"/>
        <w:lang w:eastAsia="zh-CN"/>
      </w:rPr>
      <w:t xml:space="preserve">                              20  </w:t>
    </w:r>
    <w:r w:rsidRPr="00FD6219">
      <w:rPr>
        <w:rFonts w:ascii="Times New Roman" w:eastAsia="华文中宋" w:hAnsi="Times New Roman" w:cs="Times New Roman" w:hint="eastAsia"/>
        <w:kern w:val="2"/>
        <w:sz w:val="18"/>
        <w:szCs w:val="18"/>
        <w:lang w:eastAsia="zh-CN"/>
      </w:rPr>
      <w:t>年</w:t>
    </w:r>
    <w:r w:rsidRPr="00FD6219">
      <w:rPr>
        <w:rFonts w:ascii="Times New Roman" w:eastAsia="华文中宋" w:hAnsi="Times New Roman" w:cs="Times New Roman" w:hint="eastAsia"/>
        <w:kern w:val="2"/>
        <w:sz w:val="18"/>
        <w:szCs w:val="18"/>
        <w:lang w:eastAsia="zh-CN"/>
      </w:rPr>
      <w:t xml:space="preserve">  </w:t>
    </w:r>
    <w:r w:rsidRPr="00FD6219">
      <w:rPr>
        <w:rFonts w:ascii="Times New Roman" w:eastAsia="华文中宋" w:hAnsi="Times New Roman" w:cs="Times New Roman" w:hint="eastAsia"/>
        <w:kern w:val="2"/>
        <w:sz w:val="18"/>
        <w:szCs w:val="18"/>
        <w:lang w:eastAsia="zh-CN"/>
      </w:rPr>
      <w:t>月</w:t>
    </w:r>
    <w:r w:rsidRPr="00FD6219">
      <w:rPr>
        <w:rFonts w:ascii="Times New Roman" w:eastAsia="华文中宋" w:hAnsi="Times New Roman" w:cs="Times New Roman" w:hint="eastAsia"/>
        <w:kern w:val="2"/>
        <w:sz w:val="18"/>
        <w:szCs w:val="18"/>
        <w:lang w:eastAsia="zh-CN"/>
      </w:rPr>
      <w:t xml:space="preserve"> </w:t>
    </w:r>
    <w:r w:rsidRPr="00FD6219">
      <w:rPr>
        <w:rFonts w:ascii="Times New Roman" w:eastAsia="华文中宋" w:hAnsi="Times New Roman" w:cs="Times New Roman" w:hint="eastAsia"/>
        <w:kern w:val="2"/>
        <w:sz w:val="18"/>
        <w:szCs w:val="18"/>
        <w:lang w:eastAsia="zh-CN"/>
      </w:rPr>
      <w:t>日</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48DDA5" w14:textId="66C0D3E6" w:rsidR="00952EB4" w:rsidRDefault="00952EB4" w:rsidP="00453AA8">
    <w:pPr>
      <w:widowControl w:val="0"/>
      <w:pBdr>
        <w:bottom w:val="single" w:sz="6" w:space="1" w:color="auto"/>
      </w:pBdr>
      <w:tabs>
        <w:tab w:val="center" w:pos="4153"/>
        <w:tab w:val="right" w:pos="8306"/>
      </w:tabs>
      <w:snapToGrid w:val="0"/>
      <w:spacing w:afterLines="50" w:after="120"/>
      <w:jc w:val="distribute"/>
      <w:rPr>
        <w:rFonts w:ascii="Times New Roman" w:eastAsia="宋体" w:hAnsi="Times New Roman" w:cs="Times New Roman"/>
        <w:kern w:val="2"/>
        <w:sz w:val="18"/>
        <w:szCs w:val="18"/>
        <w:lang w:eastAsia="zh-CN"/>
      </w:rPr>
    </w:pPr>
    <w:r w:rsidRPr="00453AA8">
      <w:rPr>
        <w:rFonts w:ascii="Times New Roman" w:eastAsia="宋体" w:hAnsi="Times New Roman" w:cs="Times New Roman"/>
        <w:noProof/>
        <w:kern w:val="2"/>
        <w:sz w:val="18"/>
        <w:szCs w:val="18"/>
        <w:lang w:eastAsia="zh-CN"/>
      </w:rPr>
      <mc:AlternateContent>
        <mc:Choice Requires="wps">
          <w:drawing>
            <wp:anchor distT="0" distB="0" distL="114300" distR="114300" simplePos="0" relativeHeight="251659264" behindDoc="0" locked="0" layoutInCell="1" allowOverlap="1" wp14:anchorId="4614665A" wp14:editId="7165DCD1">
              <wp:simplePos x="0" y="0"/>
              <wp:positionH relativeFrom="column">
                <wp:posOffset>925195</wp:posOffset>
              </wp:positionH>
              <wp:positionV relativeFrom="paragraph">
                <wp:posOffset>4445</wp:posOffset>
              </wp:positionV>
              <wp:extent cx="4436745" cy="189865"/>
              <wp:effectExtent l="0" t="0" r="0" b="508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674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76A02" w14:textId="77777777" w:rsidR="00952EB4" w:rsidRDefault="00952EB4" w:rsidP="00453AA8">
                          <w:pPr>
                            <w:jc w:val="center"/>
                            <w:rPr>
                              <w:rFonts w:eastAsia="华文中宋"/>
                              <w:sz w:val="18"/>
                              <w:szCs w:val="18"/>
                            </w:rPr>
                          </w:pPr>
                          <w:r>
                            <w:rPr>
                              <w:rFonts w:eastAsia="华文中宋" w:hint="eastAsia"/>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45" type="#_x0000_t202" style="position:absolute;left:0;text-align:left;margin-left:72.85pt;margin-top:.35pt;width:349.35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" filled="f" stroked="f">
              <v:textbox inset="0,0,0,0">
                <w:txbxContent>
                  <w:p w14:paraId="17A76A02" w14:textId="77777777" w:rsidR="00952EB4" w:rsidRDefault="00952EB4" w:rsidP="00453AA8">
                    <w:pPr>
                      <w:jc w:val="center"/>
                      <w:rPr>
                        <w:rFonts w:eastAsia="华文中宋"/>
                        <w:sz w:val="18"/>
                        <w:szCs w:val="18"/>
                      </w:rPr>
                    </w:pPr>
                    <w:r>
                      <w:rPr>
                        <w:rFonts w:eastAsia="华文中宋" w:hint="eastAsia"/>
                        <w:sz w:val="18"/>
                        <w:szCs w:val="18"/>
                      </w:rPr>
                      <w:t>：</w:t>
                    </w:r>
                  </w:p>
                </w:txbxContent>
              </v:textbox>
              <w10:wrap type="square"/>
            </v:shape>
          </w:pict>
        </mc:Fallback>
      </mc:AlternateContent>
    </w:r>
    <w:r w:rsidRPr="00453AA8">
      <w:rPr>
        <w:rFonts w:ascii="Times New Roman" w:eastAsia="华文中宋" w:hAnsi="Times New Roman" w:cs="Times New Roman" w:hint="eastAsia"/>
        <w:kern w:val="2"/>
        <w:sz w:val="18"/>
        <w:szCs w:val="18"/>
        <w:lang w:eastAsia="zh-CN"/>
      </w:rPr>
      <w:t>第</w:t>
    </w:r>
    <w:r w:rsidRPr="00453AA8">
      <w:rPr>
        <w:rFonts w:ascii="Times New Roman" w:eastAsia="华文中宋" w:hAnsi="Times New Roman" w:cs="Times New Roman" w:hint="eastAsia"/>
        <w:kern w:val="2"/>
        <w:sz w:val="18"/>
        <w:szCs w:val="18"/>
        <w:lang w:eastAsia="zh-CN"/>
      </w:rPr>
      <w:t xml:space="preserve">  </w:t>
    </w:r>
    <w:r w:rsidRPr="00453AA8">
      <w:rPr>
        <w:rFonts w:ascii="Times New Roman" w:eastAsia="华文中宋" w:hAnsi="Times New Roman" w:cs="Times New Roman" w:hint="eastAsia"/>
        <w:kern w:val="2"/>
        <w:sz w:val="18"/>
        <w:szCs w:val="18"/>
        <w:lang w:eastAsia="zh-CN"/>
      </w:rPr>
      <w:t>卷</w:t>
    </w:r>
    <w:r w:rsidRPr="00453AA8">
      <w:rPr>
        <w:rFonts w:ascii="Times New Roman" w:eastAsia="华文中宋" w:hAnsi="Times New Roman" w:cs="Times New Roman" w:hint="eastAsia"/>
        <w:kern w:val="2"/>
        <w:sz w:val="18"/>
        <w:szCs w:val="18"/>
        <w:lang w:eastAsia="zh-CN"/>
      </w:rPr>
      <w:t xml:space="preserve">  </w:t>
    </w:r>
    <w:r w:rsidRPr="00453AA8">
      <w:rPr>
        <w:rFonts w:ascii="Times New Roman" w:eastAsia="华文中宋" w:hAnsi="Times New Roman" w:cs="Times New Roman" w:hint="eastAsia"/>
        <w:kern w:val="2"/>
        <w:sz w:val="18"/>
        <w:szCs w:val="18"/>
        <w:lang w:eastAsia="zh-CN"/>
      </w:rPr>
      <w:t>第</w:t>
    </w:r>
    <w:r w:rsidRPr="00453AA8">
      <w:rPr>
        <w:rFonts w:ascii="Times New Roman" w:eastAsia="华文中宋" w:hAnsi="Times New Roman" w:cs="Times New Roman" w:hint="eastAsia"/>
        <w:kern w:val="2"/>
        <w:sz w:val="18"/>
        <w:szCs w:val="18"/>
        <w:lang w:eastAsia="zh-CN"/>
      </w:rPr>
      <w:t xml:space="preserve"> </w:t>
    </w:r>
    <w:r w:rsidRPr="00453AA8">
      <w:rPr>
        <w:rFonts w:ascii="Times New Roman" w:eastAsia="华文中宋" w:hAnsi="Times New Roman" w:cs="Times New Roman" w:hint="eastAsia"/>
        <w:kern w:val="2"/>
        <w:sz w:val="18"/>
        <w:szCs w:val="18"/>
        <w:lang w:eastAsia="zh-CN"/>
      </w:rPr>
      <w:t>期</w:t>
    </w:r>
    <w:r w:rsidRPr="00453AA8">
      <w:rPr>
        <w:rFonts w:ascii="Times New Roman" w:eastAsia="华文中宋" w:hAnsi="Times New Roman" w:cs="Times New Roman" w:hint="eastAsia"/>
        <w:kern w:val="2"/>
        <w:sz w:val="18"/>
        <w:szCs w:val="18"/>
        <w:lang w:eastAsia="zh-CN"/>
      </w:rPr>
      <w:t xml:space="preserve">                                                                                            </w:t>
    </w:r>
    <w:r w:rsidRPr="00453AA8">
      <w:rPr>
        <w:rFonts w:ascii="Times New Roman" w:eastAsia="宋体" w:hAnsi="Times New Roman" w:cs="Times New Roman"/>
        <w:kern w:val="2"/>
        <w:sz w:val="18"/>
        <w:szCs w:val="18"/>
        <w:lang w:eastAsia="zh-CN"/>
      </w:rPr>
      <w:fldChar w:fldCharType="begin"/>
    </w:r>
    <w:r w:rsidRPr="00453AA8">
      <w:rPr>
        <w:rFonts w:ascii="Times New Roman" w:eastAsia="宋体" w:hAnsi="Times New Roman" w:cs="Times New Roman"/>
        <w:kern w:val="2"/>
        <w:sz w:val="18"/>
        <w:szCs w:val="18"/>
        <w:lang w:eastAsia="zh-CN"/>
      </w:rPr>
      <w:instrText xml:space="preserve"> PAGE </w:instrText>
    </w:r>
    <w:r w:rsidRPr="00453AA8">
      <w:rPr>
        <w:rFonts w:ascii="Times New Roman" w:eastAsia="宋体" w:hAnsi="Times New Roman" w:cs="Times New Roman"/>
        <w:kern w:val="2"/>
        <w:sz w:val="18"/>
        <w:szCs w:val="18"/>
        <w:lang w:eastAsia="zh-CN"/>
      </w:rPr>
      <w:fldChar w:fldCharType="separate"/>
    </w:r>
    <w:r w:rsidR="003B24EA">
      <w:rPr>
        <w:rFonts w:ascii="Times New Roman" w:eastAsia="宋体" w:hAnsi="Times New Roman" w:cs="Times New Roman"/>
        <w:noProof/>
        <w:kern w:val="2"/>
        <w:sz w:val="18"/>
        <w:szCs w:val="18"/>
        <w:lang w:eastAsia="zh-CN"/>
      </w:rPr>
      <w:t>9</w:t>
    </w:r>
    <w:r w:rsidRPr="00453AA8">
      <w:rPr>
        <w:rFonts w:ascii="Times New Roman" w:eastAsia="宋体" w:hAnsi="Times New Roman" w:cs="Times New Roman"/>
        <w:kern w:val="2"/>
        <w:sz w:val="18"/>
        <w:szCs w:val="18"/>
        <w:lang w:eastAsia="zh-CN"/>
      </w:rPr>
      <w:fldChar w:fldCharType="end"/>
    </w:r>
  </w:p>
  <w:p w14:paraId="3EE5125A" w14:textId="77777777" w:rsidR="00952EB4" w:rsidRDefault="00952EB4" w:rsidP="00453AA8">
    <w:pPr>
      <w:widowControl w:val="0"/>
      <w:pBdr>
        <w:bottom w:val="single" w:sz="6" w:space="1" w:color="auto"/>
      </w:pBdr>
      <w:tabs>
        <w:tab w:val="center" w:pos="4153"/>
        <w:tab w:val="right" w:pos="8306"/>
      </w:tabs>
      <w:snapToGrid w:val="0"/>
      <w:spacing w:line="20" w:lineRule="exact"/>
      <w:jc w:val="distribute"/>
      <w:rPr>
        <w:rFonts w:ascii="Times New Roman" w:eastAsia="宋体" w:hAnsi="Times New Roman" w:cs="Times New Roman"/>
        <w:kern w:val="2"/>
        <w:sz w:val="18"/>
        <w:szCs w:val="18"/>
        <w:lang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72CAD2" w14:textId="77777777" w:rsidR="00952EB4" w:rsidRPr="00453AA8" w:rsidRDefault="00952EB4" w:rsidP="00453AA8">
    <w:pPr>
      <w:widowControl w:val="0"/>
      <w:jc w:val="center"/>
      <w:rPr>
        <w:rFonts w:ascii="Times New Roman" w:eastAsia="黑体" w:hAnsi="Times New Roman" w:cs="Times New Roman"/>
        <w:bCs/>
        <w:kern w:val="2"/>
        <w:sz w:val="21"/>
        <w:lang w:eastAsia="zh-CN"/>
      </w:rPr>
    </w:pPr>
    <w:r w:rsidRPr="00453AA8">
      <w:rPr>
        <w:rFonts w:ascii="Times New Roman" w:eastAsia="黑体" w:hAnsi="Times New Roman" w:cs="Times New Roman" w:hint="eastAsia"/>
        <w:bCs/>
        <w:kern w:val="2"/>
        <w:sz w:val="21"/>
        <w:lang w:eastAsia="zh-CN"/>
      </w:rPr>
      <w:t>计</w:t>
    </w:r>
    <w:r w:rsidRPr="00453AA8">
      <w:rPr>
        <w:rFonts w:ascii="Times New Roman" w:eastAsia="黑体" w:hAnsi="Times New Roman" w:cs="Times New Roman" w:hint="eastAsia"/>
        <w:bCs/>
        <w:kern w:val="2"/>
        <w:sz w:val="21"/>
        <w:lang w:eastAsia="zh-CN"/>
      </w:rPr>
      <w:t xml:space="preserve">  </w:t>
    </w:r>
    <w:r w:rsidRPr="00453AA8">
      <w:rPr>
        <w:rFonts w:ascii="Times New Roman" w:eastAsia="黑体" w:hAnsi="Times New Roman" w:cs="Times New Roman" w:hint="eastAsia"/>
        <w:bCs/>
        <w:kern w:val="2"/>
        <w:sz w:val="21"/>
        <w:lang w:eastAsia="zh-CN"/>
      </w:rPr>
      <w:t>算</w:t>
    </w:r>
    <w:r w:rsidRPr="00453AA8">
      <w:rPr>
        <w:rFonts w:ascii="Times New Roman" w:eastAsia="黑体" w:hAnsi="Times New Roman" w:cs="Times New Roman" w:hint="eastAsia"/>
        <w:bCs/>
        <w:kern w:val="2"/>
        <w:sz w:val="21"/>
        <w:lang w:eastAsia="zh-CN"/>
      </w:rPr>
      <w:t xml:space="preserve">  </w:t>
    </w:r>
    <w:r w:rsidRPr="00453AA8">
      <w:rPr>
        <w:rFonts w:ascii="Times New Roman" w:eastAsia="黑体" w:hAnsi="Times New Roman" w:cs="Times New Roman" w:hint="eastAsia"/>
        <w:bCs/>
        <w:kern w:val="2"/>
        <w:sz w:val="21"/>
        <w:lang w:eastAsia="zh-CN"/>
      </w:rPr>
      <w:t>机</w:t>
    </w:r>
    <w:r w:rsidRPr="00453AA8">
      <w:rPr>
        <w:rFonts w:ascii="Times New Roman" w:eastAsia="黑体" w:hAnsi="Times New Roman" w:cs="Times New Roman" w:hint="eastAsia"/>
        <w:bCs/>
        <w:kern w:val="2"/>
        <w:sz w:val="21"/>
        <w:lang w:eastAsia="zh-CN"/>
      </w:rPr>
      <w:t xml:space="preserve">  </w:t>
    </w:r>
    <w:r w:rsidRPr="00453AA8">
      <w:rPr>
        <w:rFonts w:ascii="Times New Roman" w:eastAsia="黑体" w:hAnsi="Times New Roman" w:cs="Times New Roman" w:hint="eastAsia"/>
        <w:bCs/>
        <w:kern w:val="2"/>
        <w:sz w:val="21"/>
        <w:lang w:eastAsia="zh-CN"/>
      </w:rPr>
      <w:t>工</w:t>
    </w:r>
    <w:r w:rsidRPr="00453AA8">
      <w:rPr>
        <w:rFonts w:ascii="Times New Roman" w:eastAsia="黑体" w:hAnsi="Times New Roman" w:cs="Times New Roman" w:hint="eastAsia"/>
        <w:bCs/>
        <w:kern w:val="2"/>
        <w:sz w:val="21"/>
        <w:lang w:eastAsia="zh-CN"/>
      </w:rPr>
      <w:t xml:space="preserve">  </w:t>
    </w:r>
    <w:r w:rsidRPr="00453AA8">
      <w:rPr>
        <w:rFonts w:ascii="Times New Roman" w:eastAsia="黑体" w:hAnsi="Times New Roman" w:cs="Times New Roman" w:hint="eastAsia"/>
        <w:bCs/>
        <w:kern w:val="2"/>
        <w:sz w:val="21"/>
        <w:lang w:eastAsia="zh-CN"/>
      </w:rPr>
      <w:t>程</w:t>
    </w:r>
  </w:p>
  <w:p w14:paraId="1ADBB39B" w14:textId="77777777" w:rsidR="00952EB4" w:rsidRDefault="00952EB4" w:rsidP="00453AA8">
    <w:pPr>
      <w:widowControl w:val="0"/>
      <w:pBdr>
        <w:bottom w:val="double" w:sz="6" w:space="1" w:color="auto"/>
      </w:pBdr>
      <w:jc w:val="center"/>
      <w:rPr>
        <w:rFonts w:ascii="Times New Roman" w:eastAsia="黑体" w:hAnsi="Times New Roman" w:cs="Times New Roman"/>
        <w:bCs/>
        <w:kern w:val="2"/>
        <w:sz w:val="21"/>
        <w:lang w:eastAsia="zh-CN"/>
      </w:rPr>
    </w:pPr>
    <w:r w:rsidRPr="00453AA8">
      <w:rPr>
        <w:rFonts w:ascii="Times New Roman" w:eastAsia="黑体" w:hAnsi="Times New Roman" w:cs="Times New Roman"/>
        <w:bCs/>
        <w:kern w:val="2"/>
        <w:sz w:val="21"/>
        <w:lang w:eastAsia="zh-CN"/>
      </w:rPr>
      <w:t>Computer Engineering</w:t>
    </w:r>
  </w:p>
  <w:p w14:paraId="59B7F781" w14:textId="77777777" w:rsidR="00952EB4" w:rsidRPr="00453AA8" w:rsidRDefault="00952EB4" w:rsidP="00453AA8">
    <w:pPr>
      <w:widowControl w:val="0"/>
      <w:pBdr>
        <w:bottom w:val="double" w:sz="6" w:space="1" w:color="auto"/>
      </w:pBdr>
      <w:spacing w:line="120" w:lineRule="exact"/>
      <w:jc w:val="center"/>
      <w:rPr>
        <w:rFonts w:ascii="Times New Roman" w:eastAsia="宋体" w:hAnsi="Times New Roman" w:cs="Times New Roman"/>
        <w:kern w:val="2"/>
        <w:sz w:val="21"/>
        <w:lang w:eastAsia="zh-CN"/>
      </w:rPr>
    </w:pPr>
  </w:p>
  <w:p w14:paraId="481F87F9" w14:textId="227F45FB" w:rsidR="00952EB4" w:rsidRDefault="00952EB4" w:rsidP="00453AA8">
    <w:pPr>
      <w:jc w:val="right"/>
      <w:rPr>
        <w:sz w:val="16"/>
      </w:rPr>
    </w:pPr>
    <w:r w:rsidRPr="00453AA8">
      <w:rPr>
        <w:rFonts w:ascii="Times New Roman" w:eastAsia="黑体" w:hAnsi="Times New Roman" w:cs="Times New Roman" w:hint="eastAsia"/>
        <w:b/>
        <w:bCs/>
        <w:kern w:val="2"/>
        <w:sz w:val="16"/>
        <w:lang w:eastAsia="zh-CN"/>
      </w:rPr>
      <w:t>文章编号：</w:t>
    </w:r>
    <w:r w:rsidRPr="00453AA8">
      <w:rPr>
        <w:rFonts w:ascii="Times New Roman" w:eastAsia="华文中宋" w:hAnsi="Times New Roman" w:cs="Times New Roman" w:hint="eastAsia"/>
        <w:b/>
        <w:bCs/>
        <w:kern w:val="10"/>
        <w:sz w:val="16"/>
        <w:lang w:eastAsia="zh-CN"/>
      </w:rPr>
      <w:t>1000</w:t>
    </w:r>
    <w:r w:rsidRPr="00453AA8">
      <w:rPr>
        <w:rFonts w:ascii="Times New Roman" w:eastAsia="华文中宋" w:hAnsi="Times New Roman" w:cs="Times New Roman" w:hint="eastAsia"/>
        <w:b/>
        <w:bCs/>
        <w:kern w:val="10"/>
        <w:sz w:val="16"/>
        <w:lang w:eastAsia="zh-CN"/>
      </w:rPr>
      <w:t>—</w:t>
    </w:r>
    <w:r w:rsidRPr="00453AA8">
      <w:rPr>
        <w:rFonts w:ascii="Times New Roman" w:eastAsia="华文中宋" w:hAnsi="Times New Roman" w:cs="Times New Roman" w:hint="eastAsia"/>
        <w:b/>
        <w:bCs/>
        <w:kern w:val="10"/>
        <w:sz w:val="16"/>
        <w:lang w:eastAsia="zh-CN"/>
      </w:rPr>
      <w:t>3428</w:t>
    </w:r>
    <w:r w:rsidRPr="00453AA8">
      <w:rPr>
        <w:rFonts w:ascii="Times New Roman" w:eastAsia="华文中宋" w:hAnsi="Times New Roman" w:cs="Times New Roman"/>
        <w:b/>
        <w:bCs/>
        <w:kern w:val="10"/>
        <w:sz w:val="16"/>
        <w:lang w:eastAsia="zh-CN"/>
      </w:rPr>
      <w:t>(20</w:t>
    </w:r>
    <w:r w:rsidRPr="00453AA8">
      <w:rPr>
        <w:rFonts w:ascii="Times New Roman" w:eastAsia="华文中宋" w:hAnsi="Times New Roman" w:cs="Times New Roman" w:hint="eastAsia"/>
        <w:b/>
        <w:bCs/>
        <w:kern w:val="10"/>
        <w:sz w:val="16"/>
        <w:lang w:eastAsia="zh-CN"/>
      </w:rPr>
      <w:t xml:space="preserve">1 </w:t>
    </w:r>
    <w:r w:rsidRPr="00453AA8">
      <w:rPr>
        <w:rFonts w:ascii="Times New Roman" w:eastAsia="华文中宋" w:hAnsi="Times New Roman" w:cs="Times New Roman"/>
        <w:b/>
        <w:bCs/>
        <w:kern w:val="10"/>
        <w:sz w:val="16"/>
        <w:lang w:eastAsia="zh-CN"/>
      </w:rPr>
      <w:t>)</w:t>
    </w:r>
    <w:r w:rsidRPr="00453AA8">
      <w:rPr>
        <w:rFonts w:ascii="Times New Roman" w:eastAsia="华文中宋" w:hAnsi="Times New Roman" w:cs="Times New Roman" w:hint="eastAsia"/>
        <w:b/>
        <w:bCs/>
        <w:kern w:val="10"/>
        <w:sz w:val="16"/>
        <w:lang w:eastAsia="zh-CN"/>
      </w:rPr>
      <w:t>01</w:t>
    </w:r>
    <w:r w:rsidRPr="00453AA8">
      <w:rPr>
        <w:rFonts w:ascii="Times New Roman" w:eastAsia="华文中宋" w:hAnsi="Times New Roman" w:cs="Times New Roman" w:hint="eastAsia"/>
        <w:b/>
        <w:bCs/>
        <w:kern w:val="10"/>
        <w:sz w:val="16"/>
        <w:lang w:eastAsia="zh-CN"/>
      </w:rPr>
      <w:t>—</w:t>
    </w:r>
    <w:r w:rsidRPr="00453AA8">
      <w:rPr>
        <w:rFonts w:ascii="Times New Roman" w:eastAsia="华文中宋" w:hAnsi="Times New Roman" w:cs="Times New Roman"/>
        <w:b/>
        <w:bCs/>
        <w:kern w:val="10"/>
        <w:sz w:val="16"/>
        <w:lang w:eastAsia="zh-CN"/>
      </w:rPr>
      <w:t>0</w:t>
    </w:r>
    <w:r w:rsidRPr="00453AA8">
      <w:rPr>
        <w:rFonts w:ascii="Times New Roman" w:eastAsia="华文中宋" w:hAnsi="Times New Roman" w:cs="Times New Roman" w:hint="eastAsia"/>
        <w:b/>
        <w:bCs/>
        <w:kern w:val="10"/>
        <w:sz w:val="16"/>
        <w:lang w:eastAsia="zh-CN"/>
      </w:rPr>
      <w:t>0</w:t>
    </w:r>
    <w:r w:rsidRPr="00453AA8">
      <w:rPr>
        <w:rFonts w:ascii="Times New Roman" w:eastAsia="华文中宋" w:hAnsi="Times New Roman" w:cs="Times New Roman" w:hint="eastAsia"/>
        <w:b/>
        <w:bCs/>
        <w:kern w:val="10"/>
        <w:sz w:val="16"/>
        <w:lang w:eastAsia="zh-CN"/>
      </w:rPr>
      <w:t>—</w:t>
    </w:r>
    <w:r w:rsidRPr="00453AA8">
      <w:rPr>
        <w:rFonts w:ascii="Times New Roman" w:eastAsia="华文中宋" w:hAnsi="Times New Roman" w:cs="Times New Roman"/>
        <w:b/>
        <w:bCs/>
        <w:kern w:val="10"/>
        <w:sz w:val="16"/>
        <w:lang w:eastAsia="zh-CN"/>
      </w:rPr>
      <w:t>0</w:t>
    </w:r>
    <w:r>
      <w:rPr>
        <w:rFonts w:ascii="Times New Roman" w:eastAsia="华文中宋" w:hAnsi="Times New Roman" w:cs="Times New Roman"/>
        <w:b/>
        <w:bCs/>
        <w:kern w:val="10"/>
        <w:sz w:val="16"/>
        <w:lang w:eastAsia="zh-CN"/>
      </w:rPr>
      <w:t xml:space="preserve">                  </w:t>
    </w:r>
    <w:r>
      <w:rPr>
        <w:rFonts w:eastAsia="黑体" w:hint="eastAsia"/>
        <w:b/>
        <w:bCs/>
        <w:sz w:val="16"/>
      </w:rPr>
      <w:t>文献标识码：</w:t>
    </w:r>
    <w:r>
      <w:rPr>
        <w:rFonts w:eastAsia="黑体" w:hint="eastAsia"/>
        <w:b/>
        <w:bCs/>
        <w:sz w:val="16"/>
      </w:rPr>
      <w:t>A</w:t>
    </w:r>
    <w:r>
      <w:rPr>
        <w:rFonts w:eastAsia="黑体"/>
        <w:b/>
        <w:bCs/>
        <w:sz w:val="16"/>
        <w:lang w:eastAsia="zh-CN"/>
      </w:rPr>
      <w:t xml:space="preserve">                            </w:t>
    </w:r>
    <w:r>
      <w:rPr>
        <w:rFonts w:eastAsia="黑体" w:hint="eastAsia"/>
        <w:b/>
        <w:bCs/>
        <w:sz w:val="16"/>
      </w:rPr>
      <w:t>中图分类号：</w:t>
    </w:r>
  </w:p>
  <w:p w14:paraId="2BCD2CB4" w14:textId="3D38D3BB" w:rsidR="00952EB4" w:rsidRPr="00453AA8" w:rsidRDefault="00952EB4" w:rsidP="00453AA8">
    <w:pPr>
      <w:widowControl w:val="0"/>
      <w:jc w:val="both"/>
      <w:rPr>
        <w:rFonts w:ascii="Times New Roman" w:eastAsia="宋体" w:hAnsi="Times New Roman" w:cs="Times New Roman"/>
        <w:kern w:val="2"/>
        <w:sz w:val="16"/>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83447"/>
    <w:multiLevelType w:val="hybridMultilevel"/>
    <w:tmpl w:val="C19E5D36"/>
    <w:lvl w:ilvl="0" w:tplc="F1665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E43884"/>
    <w:multiLevelType w:val="hybridMultilevel"/>
    <w:tmpl w:val="EC340AE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19E407EC"/>
    <w:multiLevelType w:val="multilevel"/>
    <w:tmpl w:val="08588C54"/>
    <w:lvl w:ilvl="0">
      <w:start w:val="1"/>
      <w:numFmt w:val="decimal"/>
      <w:isLg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35649D6"/>
    <w:multiLevelType w:val="hybridMultilevel"/>
    <w:tmpl w:val="1B0E5DF2"/>
    <w:lvl w:ilvl="0" w:tplc="CFBE69FC">
      <w:start w:val="1"/>
      <w:numFmt w:val="decimal"/>
      <w:lvlText w:val="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A1029A4"/>
    <w:multiLevelType w:val="hybridMultilevel"/>
    <w:tmpl w:val="665C2D5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nsid w:val="402B6A06"/>
    <w:multiLevelType w:val="hybridMultilevel"/>
    <w:tmpl w:val="7F78858E"/>
    <w:lvl w:ilvl="0" w:tplc="682E32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31376B3"/>
    <w:multiLevelType w:val="hybridMultilevel"/>
    <w:tmpl w:val="1F6263EA"/>
    <w:lvl w:ilvl="0" w:tplc="0F849AA4">
      <w:start w:val="1"/>
      <w:numFmt w:val="bullet"/>
      <w:lvlText w:val=""/>
      <w:lvlJc w:val="left"/>
      <w:pPr>
        <w:tabs>
          <w:tab w:val="num" w:pos="288"/>
        </w:tabs>
        <w:ind w:left="0" w:firstLine="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676764"/>
    <w:multiLevelType w:val="hybridMultilevel"/>
    <w:tmpl w:val="1082C364"/>
    <w:lvl w:ilvl="0" w:tplc="6B3A015A">
      <w:start w:val="1"/>
      <w:numFmt w:val="decimal"/>
      <w:lvlText w:val="2.%1"/>
      <w:lvlJc w:val="left"/>
      <w:pPr>
        <w:ind w:left="360" w:hanging="360"/>
      </w:pPr>
      <w:rPr>
        <w:rFonts w:hint="default"/>
        <w:sz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FC87572"/>
    <w:multiLevelType w:val="hybridMultilevel"/>
    <w:tmpl w:val="DC2C481E"/>
    <w:lvl w:ilvl="0" w:tplc="3D36A0EC">
      <w:start w:val="1"/>
      <w:numFmt w:val="decimal"/>
      <w:lvlText w:val="4.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1100E3A"/>
    <w:multiLevelType w:val="hybridMultilevel"/>
    <w:tmpl w:val="1B7CCA20"/>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525959FA"/>
    <w:multiLevelType w:val="hybridMultilevel"/>
    <w:tmpl w:val="D8FA7ADE"/>
    <w:lvl w:ilvl="0" w:tplc="132E0F82">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67E730D"/>
    <w:multiLevelType w:val="hybridMultilevel"/>
    <w:tmpl w:val="15746F9E"/>
    <w:styleLink w:val="Numbered"/>
    <w:lvl w:ilvl="0" w:tplc="886C0DF8">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65AE1F5E">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C1E2AA42">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1C72808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08E8ED52">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28E2D438">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41A487E">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7A628B5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0B9CC4F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nsid w:val="781342F6"/>
    <w:multiLevelType w:val="hybridMultilevel"/>
    <w:tmpl w:val="4D0C12B0"/>
    <w:lvl w:ilvl="0" w:tplc="5B3EDE7C">
      <w:start w:val="1"/>
      <w:numFmt w:val="bullet"/>
      <w:lvlText w:val=""/>
      <w:lvlJc w:val="left"/>
      <w:pPr>
        <w:ind w:left="0" w:firstLine="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D875DF"/>
    <w:multiLevelType w:val="hybridMultilevel"/>
    <w:tmpl w:val="6BB6A93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7E29492C"/>
    <w:multiLevelType w:val="hybridMultilevel"/>
    <w:tmpl w:val="BFD852CC"/>
    <w:lvl w:ilvl="0" w:tplc="B40478EC">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E9F722B"/>
    <w:multiLevelType w:val="hybridMultilevel"/>
    <w:tmpl w:val="11C88E38"/>
    <w:lvl w:ilvl="0" w:tplc="24122942">
      <w:start w:val="1"/>
      <w:numFmt w:val="decimal"/>
      <w:lvlText w:val="3.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5"/>
  </w:num>
  <w:num w:numId="3">
    <w:abstractNumId w:val="2"/>
  </w:num>
  <w:num w:numId="4">
    <w:abstractNumId w:val="7"/>
  </w:num>
  <w:num w:numId="5">
    <w:abstractNumId w:val="10"/>
  </w:num>
  <w:num w:numId="6">
    <w:abstractNumId w:val="14"/>
  </w:num>
  <w:num w:numId="7">
    <w:abstractNumId w:val="3"/>
  </w:num>
  <w:num w:numId="8">
    <w:abstractNumId w:val="15"/>
  </w:num>
  <w:num w:numId="9">
    <w:abstractNumId w:val="6"/>
  </w:num>
  <w:num w:numId="10">
    <w:abstractNumId w:val="12"/>
  </w:num>
  <w:num w:numId="11">
    <w:abstractNumId w:val="8"/>
  </w:num>
  <w:num w:numId="12">
    <w:abstractNumId w:val="13"/>
  </w:num>
  <w:num w:numId="13">
    <w:abstractNumId w:val="4"/>
  </w:num>
  <w:num w:numId="14">
    <w:abstractNumId w:val="1"/>
  </w:num>
  <w:num w:numId="15">
    <w:abstractNumId w:val="9"/>
  </w:num>
  <w:num w:numId="16">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trackRevisions/>
  <w:defaultTabStop w:val="720"/>
  <w:evenAndOddHeaders/>
  <w:drawingGridHorizontalSpacing w:val="115"/>
  <w:drawingGridVerticalSpacing w:val="187"/>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F71"/>
    <w:rsid w:val="00000224"/>
    <w:rsid w:val="00002B40"/>
    <w:rsid w:val="00003F71"/>
    <w:rsid w:val="000053F6"/>
    <w:rsid w:val="00005D99"/>
    <w:rsid w:val="0000744F"/>
    <w:rsid w:val="000078BA"/>
    <w:rsid w:val="00007BC7"/>
    <w:rsid w:val="00010F39"/>
    <w:rsid w:val="000120D6"/>
    <w:rsid w:val="0001268A"/>
    <w:rsid w:val="00013F21"/>
    <w:rsid w:val="0001408E"/>
    <w:rsid w:val="000144F1"/>
    <w:rsid w:val="00014902"/>
    <w:rsid w:val="00014A5D"/>
    <w:rsid w:val="000174A6"/>
    <w:rsid w:val="00020076"/>
    <w:rsid w:val="000203FC"/>
    <w:rsid w:val="000206FC"/>
    <w:rsid w:val="00020B46"/>
    <w:rsid w:val="00021112"/>
    <w:rsid w:val="00021DCC"/>
    <w:rsid w:val="00023FE4"/>
    <w:rsid w:val="00025296"/>
    <w:rsid w:val="00027FA6"/>
    <w:rsid w:val="00030567"/>
    <w:rsid w:val="000323DE"/>
    <w:rsid w:val="00032415"/>
    <w:rsid w:val="0003248B"/>
    <w:rsid w:val="00033098"/>
    <w:rsid w:val="000364C5"/>
    <w:rsid w:val="00036558"/>
    <w:rsid w:val="000377CE"/>
    <w:rsid w:val="00040082"/>
    <w:rsid w:val="00041FF0"/>
    <w:rsid w:val="00044B7F"/>
    <w:rsid w:val="00044CED"/>
    <w:rsid w:val="00044F96"/>
    <w:rsid w:val="00046C35"/>
    <w:rsid w:val="00050A9A"/>
    <w:rsid w:val="00051FD2"/>
    <w:rsid w:val="000527BC"/>
    <w:rsid w:val="00053BB5"/>
    <w:rsid w:val="000550AF"/>
    <w:rsid w:val="00055BBF"/>
    <w:rsid w:val="00055EFD"/>
    <w:rsid w:val="00056B04"/>
    <w:rsid w:val="00057152"/>
    <w:rsid w:val="00057F2F"/>
    <w:rsid w:val="0006081E"/>
    <w:rsid w:val="00060E7D"/>
    <w:rsid w:val="00060F8A"/>
    <w:rsid w:val="000623DA"/>
    <w:rsid w:val="00062FFB"/>
    <w:rsid w:val="000641B1"/>
    <w:rsid w:val="00064CEB"/>
    <w:rsid w:val="00066D59"/>
    <w:rsid w:val="00066F9E"/>
    <w:rsid w:val="00070FF6"/>
    <w:rsid w:val="0007293B"/>
    <w:rsid w:val="000743A6"/>
    <w:rsid w:val="000749C4"/>
    <w:rsid w:val="00075914"/>
    <w:rsid w:val="00077E5D"/>
    <w:rsid w:val="00077F51"/>
    <w:rsid w:val="00080C8C"/>
    <w:rsid w:val="0008397F"/>
    <w:rsid w:val="00084C64"/>
    <w:rsid w:val="00086BFD"/>
    <w:rsid w:val="00086F52"/>
    <w:rsid w:val="00087C75"/>
    <w:rsid w:val="00090211"/>
    <w:rsid w:val="00092C0C"/>
    <w:rsid w:val="00093249"/>
    <w:rsid w:val="0009509E"/>
    <w:rsid w:val="000971E0"/>
    <w:rsid w:val="000A014A"/>
    <w:rsid w:val="000A17A1"/>
    <w:rsid w:val="000A200F"/>
    <w:rsid w:val="000A34CB"/>
    <w:rsid w:val="000A3E1E"/>
    <w:rsid w:val="000A57E2"/>
    <w:rsid w:val="000A5F13"/>
    <w:rsid w:val="000A7EA3"/>
    <w:rsid w:val="000B2160"/>
    <w:rsid w:val="000B2D19"/>
    <w:rsid w:val="000B567A"/>
    <w:rsid w:val="000B6884"/>
    <w:rsid w:val="000B7760"/>
    <w:rsid w:val="000B7AFA"/>
    <w:rsid w:val="000C07B4"/>
    <w:rsid w:val="000C1409"/>
    <w:rsid w:val="000C17FD"/>
    <w:rsid w:val="000C2467"/>
    <w:rsid w:val="000C32F1"/>
    <w:rsid w:val="000C443C"/>
    <w:rsid w:val="000C46F7"/>
    <w:rsid w:val="000C63CE"/>
    <w:rsid w:val="000D03D8"/>
    <w:rsid w:val="000D3AD2"/>
    <w:rsid w:val="000D3AE5"/>
    <w:rsid w:val="000D55E5"/>
    <w:rsid w:val="000D58D6"/>
    <w:rsid w:val="000D5969"/>
    <w:rsid w:val="000D6A7F"/>
    <w:rsid w:val="000D7CEC"/>
    <w:rsid w:val="000E2725"/>
    <w:rsid w:val="000E27E4"/>
    <w:rsid w:val="000E40C6"/>
    <w:rsid w:val="000E448B"/>
    <w:rsid w:val="000E4FCD"/>
    <w:rsid w:val="000F1D37"/>
    <w:rsid w:val="000F31A2"/>
    <w:rsid w:val="000F4FFF"/>
    <w:rsid w:val="000F568B"/>
    <w:rsid w:val="0010214D"/>
    <w:rsid w:val="00104121"/>
    <w:rsid w:val="00105FC6"/>
    <w:rsid w:val="001065B1"/>
    <w:rsid w:val="0010678A"/>
    <w:rsid w:val="00110962"/>
    <w:rsid w:val="00110A71"/>
    <w:rsid w:val="00110EB2"/>
    <w:rsid w:val="00111CC1"/>
    <w:rsid w:val="00111D22"/>
    <w:rsid w:val="00113BB0"/>
    <w:rsid w:val="0011495F"/>
    <w:rsid w:val="001154E4"/>
    <w:rsid w:val="0011581F"/>
    <w:rsid w:val="00115B33"/>
    <w:rsid w:val="00122053"/>
    <w:rsid w:val="00123205"/>
    <w:rsid w:val="001237A6"/>
    <w:rsid w:val="00123F90"/>
    <w:rsid w:val="00126197"/>
    <w:rsid w:val="00130806"/>
    <w:rsid w:val="00130F69"/>
    <w:rsid w:val="0013168C"/>
    <w:rsid w:val="001319E5"/>
    <w:rsid w:val="001337FB"/>
    <w:rsid w:val="00133D66"/>
    <w:rsid w:val="001353A9"/>
    <w:rsid w:val="00135854"/>
    <w:rsid w:val="001414D7"/>
    <w:rsid w:val="00141A7F"/>
    <w:rsid w:val="00141E49"/>
    <w:rsid w:val="001426AA"/>
    <w:rsid w:val="00142E4B"/>
    <w:rsid w:val="001436D2"/>
    <w:rsid w:val="00144B4D"/>
    <w:rsid w:val="00144DE4"/>
    <w:rsid w:val="00145909"/>
    <w:rsid w:val="001463E3"/>
    <w:rsid w:val="00146B92"/>
    <w:rsid w:val="00151E63"/>
    <w:rsid w:val="00152182"/>
    <w:rsid w:val="00155BC3"/>
    <w:rsid w:val="0015609B"/>
    <w:rsid w:val="0015682E"/>
    <w:rsid w:val="00160949"/>
    <w:rsid w:val="00161BAF"/>
    <w:rsid w:val="001621B8"/>
    <w:rsid w:val="00162B17"/>
    <w:rsid w:val="00163009"/>
    <w:rsid w:val="00163D5D"/>
    <w:rsid w:val="001660A9"/>
    <w:rsid w:val="00167207"/>
    <w:rsid w:val="00170D78"/>
    <w:rsid w:val="00182626"/>
    <w:rsid w:val="00182B96"/>
    <w:rsid w:val="001839AD"/>
    <w:rsid w:val="00185798"/>
    <w:rsid w:val="0018703B"/>
    <w:rsid w:val="00187B65"/>
    <w:rsid w:val="001926F6"/>
    <w:rsid w:val="00193D27"/>
    <w:rsid w:val="0019410A"/>
    <w:rsid w:val="0019482F"/>
    <w:rsid w:val="001954EB"/>
    <w:rsid w:val="00196677"/>
    <w:rsid w:val="00196715"/>
    <w:rsid w:val="0019692B"/>
    <w:rsid w:val="00196D3B"/>
    <w:rsid w:val="00197A04"/>
    <w:rsid w:val="00197F34"/>
    <w:rsid w:val="001A0130"/>
    <w:rsid w:val="001A0ED1"/>
    <w:rsid w:val="001A3ABC"/>
    <w:rsid w:val="001A4C5D"/>
    <w:rsid w:val="001A4F88"/>
    <w:rsid w:val="001A5242"/>
    <w:rsid w:val="001A5755"/>
    <w:rsid w:val="001A5F77"/>
    <w:rsid w:val="001B3AB7"/>
    <w:rsid w:val="001B42DD"/>
    <w:rsid w:val="001B62D2"/>
    <w:rsid w:val="001B6C60"/>
    <w:rsid w:val="001C1F6D"/>
    <w:rsid w:val="001C31FB"/>
    <w:rsid w:val="001C466D"/>
    <w:rsid w:val="001C4A67"/>
    <w:rsid w:val="001C62D3"/>
    <w:rsid w:val="001D021D"/>
    <w:rsid w:val="001D4F44"/>
    <w:rsid w:val="001D5668"/>
    <w:rsid w:val="001D5EB0"/>
    <w:rsid w:val="001D66A0"/>
    <w:rsid w:val="001D68D1"/>
    <w:rsid w:val="001D7165"/>
    <w:rsid w:val="001D7D8A"/>
    <w:rsid w:val="001E2B25"/>
    <w:rsid w:val="001E3A82"/>
    <w:rsid w:val="001E3AE4"/>
    <w:rsid w:val="001E621C"/>
    <w:rsid w:val="001E68B8"/>
    <w:rsid w:val="001E6B86"/>
    <w:rsid w:val="001F0B5C"/>
    <w:rsid w:val="001F0DDD"/>
    <w:rsid w:val="001F3B9B"/>
    <w:rsid w:val="001F45EE"/>
    <w:rsid w:val="001F7B6A"/>
    <w:rsid w:val="0020065F"/>
    <w:rsid w:val="00201CA2"/>
    <w:rsid w:val="00201EF0"/>
    <w:rsid w:val="00205EE2"/>
    <w:rsid w:val="002066AE"/>
    <w:rsid w:val="00206B50"/>
    <w:rsid w:val="00211572"/>
    <w:rsid w:val="002117BD"/>
    <w:rsid w:val="00211DAE"/>
    <w:rsid w:val="0021281B"/>
    <w:rsid w:val="002167B3"/>
    <w:rsid w:val="002216E8"/>
    <w:rsid w:val="00222CC4"/>
    <w:rsid w:val="00222E1B"/>
    <w:rsid w:val="002234E5"/>
    <w:rsid w:val="00225CBB"/>
    <w:rsid w:val="002327DA"/>
    <w:rsid w:val="00232F39"/>
    <w:rsid w:val="0023547F"/>
    <w:rsid w:val="0023652F"/>
    <w:rsid w:val="00240AEC"/>
    <w:rsid w:val="00241962"/>
    <w:rsid w:val="00243151"/>
    <w:rsid w:val="00246CE6"/>
    <w:rsid w:val="00252D57"/>
    <w:rsid w:val="002546C3"/>
    <w:rsid w:val="00254FD1"/>
    <w:rsid w:val="002566D3"/>
    <w:rsid w:val="002607D4"/>
    <w:rsid w:val="00260B8A"/>
    <w:rsid w:val="00261169"/>
    <w:rsid w:val="0026280C"/>
    <w:rsid w:val="00264914"/>
    <w:rsid w:val="00265695"/>
    <w:rsid w:val="002657A1"/>
    <w:rsid w:val="002668B3"/>
    <w:rsid w:val="00266B07"/>
    <w:rsid w:val="00266F52"/>
    <w:rsid w:val="0027468D"/>
    <w:rsid w:val="002804AB"/>
    <w:rsid w:val="00283D27"/>
    <w:rsid w:val="00284D72"/>
    <w:rsid w:val="0028517B"/>
    <w:rsid w:val="0028633E"/>
    <w:rsid w:val="00291A71"/>
    <w:rsid w:val="002930D1"/>
    <w:rsid w:val="0029533F"/>
    <w:rsid w:val="00295403"/>
    <w:rsid w:val="00297517"/>
    <w:rsid w:val="002A0B68"/>
    <w:rsid w:val="002A0FA9"/>
    <w:rsid w:val="002A1AFB"/>
    <w:rsid w:val="002A2735"/>
    <w:rsid w:val="002A7EEB"/>
    <w:rsid w:val="002B067D"/>
    <w:rsid w:val="002B297B"/>
    <w:rsid w:val="002B2ED0"/>
    <w:rsid w:val="002B41E5"/>
    <w:rsid w:val="002B513E"/>
    <w:rsid w:val="002B72E0"/>
    <w:rsid w:val="002B74EA"/>
    <w:rsid w:val="002B766A"/>
    <w:rsid w:val="002B7D32"/>
    <w:rsid w:val="002C047C"/>
    <w:rsid w:val="002C0AC2"/>
    <w:rsid w:val="002C183D"/>
    <w:rsid w:val="002C20F7"/>
    <w:rsid w:val="002C2986"/>
    <w:rsid w:val="002C3621"/>
    <w:rsid w:val="002C3BD2"/>
    <w:rsid w:val="002C7CB6"/>
    <w:rsid w:val="002D10A7"/>
    <w:rsid w:val="002D2AC0"/>
    <w:rsid w:val="002D2EC7"/>
    <w:rsid w:val="002D41FE"/>
    <w:rsid w:val="002D5172"/>
    <w:rsid w:val="002D61BD"/>
    <w:rsid w:val="002D73D0"/>
    <w:rsid w:val="002E0159"/>
    <w:rsid w:val="002E0FF4"/>
    <w:rsid w:val="002E3E51"/>
    <w:rsid w:val="002E4A8F"/>
    <w:rsid w:val="002E508B"/>
    <w:rsid w:val="002E7953"/>
    <w:rsid w:val="002F0343"/>
    <w:rsid w:val="002F4661"/>
    <w:rsid w:val="002F51D4"/>
    <w:rsid w:val="002F5A79"/>
    <w:rsid w:val="0030009C"/>
    <w:rsid w:val="00303272"/>
    <w:rsid w:val="00305262"/>
    <w:rsid w:val="00310715"/>
    <w:rsid w:val="00311339"/>
    <w:rsid w:val="003116A1"/>
    <w:rsid w:val="0031174D"/>
    <w:rsid w:val="00313E0F"/>
    <w:rsid w:val="00314DEC"/>
    <w:rsid w:val="0031507C"/>
    <w:rsid w:val="003179FE"/>
    <w:rsid w:val="00320EE4"/>
    <w:rsid w:val="0032521D"/>
    <w:rsid w:val="00325879"/>
    <w:rsid w:val="00326D9D"/>
    <w:rsid w:val="0033296A"/>
    <w:rsid w:val="00332A07"/>
    <w:rsid w:val="00332BB7"/>
    <w:rsid w:val="003331D1"/>
    <w:rsid w:val="003339C0"/>
    <w:rsid w:val="00335F1A"/>
    <w:rsid w:val="003365AD"/>
    <w:rsid w:val="00341609"/>
    <w:rsid w:val="003461BF"/>
    <w:rsid w:val="00347880"/>
    <w:rsid w:val="0034790D"/>
    <w:rsid w:val="00347944"/>
    <w:rsid w:val="00347D28"/>
    <w:rsid w:val="00350002"/>
    <w:rsid w:val="00355380"/>
    <w:rsid w:val="003557A3"/>
    <w:rsid w:val="00356B42"/>
    <w:rsid w:val="00356F3F"/>
    <w:rsid w:val="003575AC"/>
    <w:rsid w:val="0036114F"/>
    <w:rsid w:val="00362D30"/>
    <w:rsid w:val="003700E3"/>
    <w:rsid w:val="003720CD"/>
    <w:rsid w:val="003722E6"/>
    <w:rsid w:val="003739B4"/>
    <w:rsid w:val="00374829"/>
    <w:rsid w:val="00375714"/>
    <w:rsid w:val="0037592B"/>
    <w:rsid w:val="00375EE8"/>
    <w:rsid w:val="00377621"/>
    <w:rsid w:val="00377E22"/>
    <w:rsid w:val="0038042A"/>
    <w:rsid w:val="00381D16"/>
    <w:rsid w:val="0038224A"/>
    <w:rsid w:val="00382850"/>
    <w:rsid w:val="00384834"/>
    <w:rsid w:val="00384E7D"/>
    <w:rsid w:val="003857E4"/>
    <w:rsid w:val="00386199"/>
    <w:rsid w:val="00386BEF"/>
    <w:rsid w:val="00394329"/>
    <w:rsid w:val="00394C3A"/>
    <w:rsid w:val="00394ECD"/>
    <w:rsid w:val="00396362"/>
    <w:rsid w:val="00396F11"/>
    <w:rsid w:val="003A099E"/>
    <w:rsid w:val="003A0C7F"/>
    <w:rsid w:val="003A2A23"/>
    <w:rsid w:val="003A3347"/>
    <w:rsid w:val="003A38C7"/>
    <w:rsid w:val="003A3E1F"/>
    <w:rsid w:val="003B0037"/>
    <w:rsid w:val="003B24EA"/>
    <w:rsid w:val="003B377E"/>
    <w:rsid w:val="003B3CA6"/>
    <w:rsid w:val="003B49A9"/>
    <w:rsid w:val="003B4EC1"/>
    <w:rsid w:val="003B67E0"/>
    <w:rsid w:val="003B7950"/>
    <w:rsid w:val="003B796F"/>
    <w:rsid w:val="003C0CE2"/>
    <w:rsid w:val="003C231A"/>
    <w:rsid w:val="003C4BEA"/>
    <w:rsid w:val="003C75BE"/>
    <w:rsid w:val="003D01FE"/>
    <w:rsid w:val="003D17C0"/>
    <w:rsid w:val="003D2FD0"/>
    <w:rsid w:val="003D3DC8"/>
    <w:rsid w:val="003D5A2F"/>
    <w:rsid w:val="003D6241"/>
    <w:rsid w:val="003D62D7"/>
    <w:rsid w:val="003E0AC7"/>
    <w:rsid w:val="003E0BF9"/>
    <w:rsid w:val="003E0CE7"/>
    <w:rsid w:val="003E1855"/>
    <w:rsid w:val="003E5759"/>
    <w:rsid w:val="003E69FD"/>
    <w:rsid w:val="003E6C0C"/>
    <w:rsid w:val="003F0546"/>
    <w:rsid w:val="003F0739"/>
    <w:rsid w:val="003F1872"/>
    <w:rsid w:val="003F2329"/>
    <w:rsid w:val="003F3299"/>
    <w:rsid w:val="003F6AAB"/>
    <w:rsid w:val="00401013"/>
    <w:rsid w:val="0040171A"/>
    <w:rsid w:val="00401E03"/>
    <w:rsid w:val="0040722A"/>
    <w:rsid w:val="004101C7"/>
    <w:rsid w:val="0041244C"/>
    <w:rsid w:val="00412554"/>
    <w:rsid w:val="00412F8F"/>
    <w:rsid w:val="004156BE"/>
    <w:rsid w:val="0041744E"/>
    <w:rsid w:val="00420228"/>
    <w:rsid w:val="004225F2"/>
    <w:rsid w:val="00423945"/>
    <w:rsid w:val="00423B16"/>
    <w:rsid w:val="004272B7"/>
    <w:rsid w:val="00430749"/>
    <w:rsid w:val="00431D53"/>
    <w:rsid w:val="00432055"/>
    <w:rsid w:val="0043212B"/>
    <w:rsid w:val="00432CA4"/>
    <w:rsid w:val="00433519"/>
    <w:rsid w:val="00436303"/>
    <w:rsid w:val="00437EF9"/>
    <w:rsid w:val="00440BD6"/>
    <w:rsid w:val="00440D3E"/>
    <w:rsid w:val="00441D4A"/>
    <w:rsid w:val="00446228"/>
    <w:rsid w:val="00446941"/>
    <w:rsid w:val="00447B44"/>
    <w:rsid w:val="00447DF3"/>
    <w:rsid w:val="004504B5"/>
    <w:rsid w:val="004508A8"/>
    <w:rsid w:val="0045244F"/>
    <w:rsid w:val="00453AA8"/>
    <w:rsid w:val="00454637"/>
    <w:rsid w:val="00455CE6"/>
    <w:rsid w:val="00457B6A"/>
    <w:rsid w:val="0046035E"/>
    <w:rsid w:val="00461738"/>
    <w:rsid w:val="004617C3"/>
    <w:rsid w:val="004647C7"/>
    <w:rsid w:val="00467043"/>
    <w:rsid w:val="004670E5"/>
    <w:rsid w:val="0046727D"/>
    <w:rsid w:val="0046734A"/>
    <w:rsid w:val="004679CB"/>
    <w:rsid w:val="004706B2"/>
    <w:rsid w:val="00473486"/>
    <w:rsid w:val="00473D35"/>
    <w:rsid w:val="00473EFA"/>
    <w:rsid w:val="00474277"/>
    <w:rsid w:val="00474932"/>
    <w:rsid w:val="0047792C"/>
    <w:rsid w:val="004816A9"/>
    <w:rsid w:val="00481E10"/>
    <w:rsid w:val="00481E27"/>
    <w:rsid w:val="004820B1"/>
    <w:rsid w:val="00482A3A"/>
    <w:rsid w:val="00482CD5"/>
    <w:rsid w:val="00483592"/>
    <w:rsid w:val="00483F0A"/>
    <w:rsid w:val="00485A1E"/>
    <w:rsid w:val="00487DC5"/>
    <w:rsid w:val="00491489"/>
    <w:rsid w:val="00491E3D"/>
    <w:rsid w:val="00494330"/>
    <w:rsid w:val="00494394"/>
    <w:rsid w:val="0049520F"/>
    <w:rsid w:val="004959C6"/>
    <w:rsid w:val="00497602"/>
    <w:rsid w:val="0049768F"/>
    <w:rsid w:val="004A03D4"/>
    <w:rsid w:val="004A0BA3"/>
    <w:rsid w:val="004A1BF3"/>
    <w:rsid w:val="004A30FB"/>
    <w:rsid w:val="004A3E64"/>
    <w:rsid w:val="004A4DA3"/>
    <w:rsid w:val="004A535C"/>
    <w:rsid w:val="004A7CE4"/>
    <w:rsid w:val="004B119E"/>
    <w:rsid w:val="004B219E"/>
    <w:rsid w:val="004B5090"/>
    <w:rsid w:val="004B75CE"/>
    <w:rsid w:val="004B7D85"/>
    <w:rsid w:val="004C132B"/>
    <w:rsid w:val="004C299D"/>
    <w:rsid w:val="004C34F2"/>
    <w:rsid w:val="004D29E3"/>
    <w:rsid w:val="004D2CF7"/>
    <w:rsid w:val="004D2E81"/>
    <w:rsid w:val="004D2FCC"/>
    <w:rsid w:val="004D47F4"/>
    <w:rsid w:val="004E1E6F"/>
    <w:rsid w:val="004E28D0"/>
    <w:rsid w:val="004E42A6"/>
    <w:rsid w:val="004E45AF"/>
    <w:rsid w:val="004E5093"/>
    <w:rsid w:val="004E6F21"/>
    <w:rsid w:val="004F0F4A"/>
    <w:rsid w:val="004F46C0"/>
    <w:rsid w:val="004F51C7"/>
    <w:rsid w:val="004F5B92"/>
    <w:rsid w:val="00500E37"/>
    <w:rsid w:val="0050484D"/>
    <w:rsid w:val="005056EA"/>
    <w:rsid w:val="005060C7"/>
    <w:rsid w:val="005067AB"/>
    <w:rsid w:val="0051200A"/>
    <w:rsid w:val="00512749"/>
    <w:rsid w:val="0051366A"/>
    <w:rsid w:val="005144C7"/>
    <w:rsid w:val="00515380"/>
    <w:rsid w:val="00515B7E"/>
    <w:rsid w:val="00516AC9"/>
    <w:rsid w:val="005208F5"/>
    <w:rsid w:val="00526182"/>
    <w:rsid w:val="005268F2"/>
    <w:rsid w:val="00530D93"/>
    <w:rsid w:val="005313B2"/>
    <w:rsid w:val="00531834"/>
    <w:rsid w:val="00532575"/>
    <w:rsid w:val="00532824"/>
    <w:rsid w:val="0053457E"/>
    <w:rsid w:val="00535D0B"/>
    <w:rsid w:val="005371EC"/>
    <w:rsid w:val="00540E44"/>
    <w:rsid w:val="00541D82"/>
    <w:rsid w:val="005437C6"/>
    <w:rsid w:val="00543B64"/>
    <w:rsid w:val="00544B65"/>
    <w:rsid w:val="00545397"/>
    <w:rsid w:val="0055164F"/>
    <w:rsid w:val="00551A69"/>
    <w:rsid w:val="00551E16"/>
    <w:rsid w:val="00553509"/>
    <w:rsid w:val="00555622"/>
    <w:rsid w:val="00555B3C"/>
    <w:rsid w:val="00556995"/>
    <w:rsid w:val="00561FC4"/>
    <w:rsid w:val="005631FC"/>
    <w:rsid w:val="005633D1"/>
    <w:rsid w:val="005646D3"/>
    <w:rsid w:val="00564797"/>
    <w:rsid w:val="00564A29"/>
    <w:rsid w:val="005658DC"/>
    <w:rsid w:val="00565F2E"/>
    <w:rsid w:val="00570199"/>
    <w:rsid w:val="005709E0"/>
    <w:rsid w:val="00571300"/>
    <w:rsid w:val="0057286F"/>
    <w:rsid w:val="00572AF4"/>
    <w:rsid w:val="00575E72"/>
    <w:rsid w:val="005772A5"/>
    <w:rsid w:val="00580CE5"/>
    <w:rsid w:val="00580F7B"/>
    <w:rsid w:val="00581119"/>
    <w:rsid w:val="005812CC"/>
    <w:rsid w:val="0058285E"/>
    <w:rsid w:val="00583AD3"/>
    <w:rsid w:val="00584937"/>
    <w:rsid w:val="005854A0"/>
    <w:rsid w:val="00590E18"/>
    <w:rsid w:val="00594181"/>
    <w:rsid w:val="0059476D"/>
    <w:rsid w:val="00597B00"/>
    <w:rsid w:val="00597EAA"/>
    <w:rsid w:val="005A3916"/>
    <w:rsid w:val="005A6865"/>
    <w:rsid w:val="005A70E9"/>
    <w:rsid w:val="005B02F3"/>
    <w:rsid w:val="005B0A6C"/>
    <w:rsid w:val="005B3559"/>
    <w:rsid w:val="005B3A81"/>
    <w:rsid w:val="005B3D03"/>
    <w:rsid w:val="005B5518"/>
    <w:rsid w:val="005B73F0"/>
    <w:rsid w:val="005B7F3E"/>
    <w:rsid w:val="005C1D55"/>
    <w:rsid w:val="005C5667"/>
    <w:rsid w:val="005C7702"/>
    <w:rsid w:val="005D0EBF"/>
    <w:rsid w:val="005D3605"/>
    <w:rsid w:val="005D3B79"/>
    <w:rsid w:val="005D4D06"/>
    <w:rsid w:val="005D54CB"/>
    <w:rsid w:val="005D6799"/>
    <w:rsid w:val="005D7B4A"/>
    <w:rsid w:val="005E0155"/>
    <w:rsid w:val="005E133F"/>
    <w:rsid w:val="005E4375"/>
    <w:rsid w:val="005E475A"/>
    <w:rsid w:val="005E4BB8"/>
    <w:rsid w:val="005E62E1"/>
    <w:rsid w:val="005E6ECD"/>
    <w:rsid w:val="005E7E7A"/>
    <w:rsid w:val="005F1544"/>
    <w:rsid w:val="005F50A0"/>
    <w:rsid w:val="005F6A0C"/>
    <w:rsid w:val="00603450"/>
    <w:rsid w:val="0060470B"/>
    <w:rsid w:val="00606D9F"/>
    <w:rsid w:val="006100B4"/>
    <w:rsid w:val="006103AB"/>
    <w:rsid w:val="006115B4"/>
    <w:rsid w:val="00612A9C"/>
    <w:rsid w:val="00612D0A"/>
    <w:rsid w:val="00614B6F"/>
    <w:rsid w:val="0061643A"/>
    <w:rsid w:val="00617787"/>
    <w:rsid w:val="00620EAC"/>
    <w:rsid w:val="00621191"/>
    <w:rsid w:val="00621230"/>
    <w:rsid w:val="00622E0E"/>
    <w:rsid w:val="0062300F"/>
    <w:rsid w:val="00623057"/>
    <w:rsid w:val="006244AD"/>
    <w:rsid w:val="00624C3D"/>
    <w:rsid w:val="00625676"/>
    <w:rsid w:val="006269DA"/>
    <w:rsid w:val="00627969"/>
    <w:rsid w:val="00630D0A"/>
    <w:rsid w:val="0063293D"/>
    <w:rsid w:val="00632ED9"/>
    <w:rsid w:val="00633020"/>
    <w:rsid w:val="00633C15"/>
    <w:rsid w:val="00633D8C"/>
    <w:rsid w:val="00633DB7"/>
    <w:rsid w:val="00634079"/>
    <w:rsid w:val="00634F38"/>
    <w:rsid w:val="00635BC8"/>
    <w:rsid w:val="006361BC"/>
    <w:rsid w:val="00636B44"/>
    <w:rsid w:val="0063705C"/>
    <w:rsid w:val="00637A2E"/>
    <w:rsid w:val="006404E7"/>
    <w:rsid w:val="00641233"/>
    <w:rsid w:val="00641B05"/>
    <w:rsid w:val="006426DA"/>
    <w:rsid w:val="00644F3C"/>
    <w:rsid w:val="00645BFF"/>
    <w:rsid w:val="00650773"/>
    <w:rsid w:val="00651782"/>
    <w:rsid w:val="00651C19"/>
    <w:rsid w:val="006524AC"/>
    <w:rsid w:val="00654297"/>
    <w:rsid w:val="00654965"/>
    <w:rsid w:val="00656AFB"/>
    <w:rsid w:val="00656BBA"/>
    <w:rsid w:val="006576FB"/>
    <w:rsid w:val="00663370"/>
    <w:rsid w:val="0066424C"/>
    <w:rsid w:val="00664F2B"/>
    <w:rsid w:val="006666AA"/>
    <w:rsid w:val="006675F6"/>
    <w:rsid w:val="00667B8C"/>
    <w:rsid w:val="00673BD9"/>
    <w:rsid w:val="00676E8A"/>
    <w:rsid w:val="006773F4"/>
    <w:rsid w:val="00680311"/>
    <w:rsid w:val="00683727"/>
    <w:rsid w:val="0068662F"/>
    <w:rsid w:val="00686F36"/>
    <w:rsid w:val="006928F3"/>
    <w:rsid w:val="00694847"/>
    <w:rsid w:val="00694F65"/>
    <w:rsid w:val="006957F1"/>
    <w:rsid w:val="006977AC"/>
    <w:rsid w:val="00697D90"/>
    <w:rsid w:val="006A3EBC"/>
    <w:rsid w:val="006A6F8A"/>
    <w:rsid w:val="006B2E8B"/>
    <w:rsid w:val="006B477C"/>
    <w:rsid w:val="006B4B3B"/>
    <w:rsid w:val="006B5F17"/>
    <w:rsid w:val="006B7CFD"/>
    <w:rsid w:val="006C22A8"/>
    <w:rsid w:val="006C33AA"/>
    <w:rsid w:val="006C36B9"/>
    <w:rsid w:val="006C3F47"/>
    <w:rsid w:val="006C4B3B"/>
    <w:rsid w:val="006C7C10"/>
    <w:rsid w:val="006D1791"/>
    <w:rsid w:val="006D2044"/>
    <w:rsid w:val="006D2478"/>
    <w:rsid w:val="006D24D6"/>
    <w:rsid w:val="006D2552"/>
    <w:rsid w:val="006D3D94"/>
    <w:rsid w:val="006D5896"/>
    <w:rsid w:val="006D6A5F"/>
    <w:rsid w:val="006E3D4E"/>
    <w:rsid w:val="006E4504"/>
    <w:rsid w:val="006E54E7"/>
    <w:rsid w:val="006E6F83"/>
    <w:rsid w:val="006E7071"/>
    <w:rsid w:val="006E78B1"/>
    <w:rsid w:val="006F02A9"/>
    <w:rsid w:val="006F207C"/>
    <w:rsid w:val="006F343D"/>
    <w:rsid w:val="006F4B4C"/>
    <w:rsid w:val="006F5078"/>
    <w:rsid w:val="006F5D7A"/>
    <w:rsid w:val="00702081"/>
    <w:rsid w:val="00702724"/>
    <w:rsid w:val="007034CA"/>
    <w:rsid w:val="007037AA"/>
    <w:rsid w:val="00705250"/>
    <w:rsid w:val="0070604E"/>
    <w:rsid w:val="00706463"/>
    <w:rsid w:val="00707489"/>
    <w:rsid w:val="007076C9"/>
    <w:rsid w:val="00710AA6"/>
    <w:rsid w:val="00710CE7"/>
    <w:rsid w:val="0071600F"/>
    <w:rsid w:val="007204EF"/>
    <w:rsid w:val="00720755"/>
    <w:rsid w:val="00721332"/>
    <w:rsid w:val="00722608"/>
    <w:rsid w:val="00723009"/>
    <w:rsid w:val="00723442"/>
    <w:rsid w:val="007234A7"/>
    <w:rsid w:val="00724B2C"/>
    <w:rsid w:val="00725187"/>
    <w:rsid w:val="007257A4"/>
    <w:rsid w:val="00725BEF"/>
    <w:rsid w:val="00726EAF"/>
    <w:rsid w:val="00727332"/>
    <w:rsid w:val="0072759E"/>
    <w:rsid w:val="007313C4"/>
    <w:rsid w:val="00733514"/>
    <w:rsid w:val="00733785"/>
    <w:rsid w:val="00733FDE"/>
    <w:rsid w:val="007341D6"/>
    <w:rsid w:val="00734A4C"/>
    <w:rsid w:val="00734DC6"/>
    <w:rsid w:val="0073674F"/>
    <w:rsid w:val="00740650"/>
    <w:rsid w:val="00741AA9"/>
    <w:rsid w:val="00743543"/>
    <w:rsid w:val="00745F7C"/>
    <w:rsid w:val="00746935"/>
    <w:rsid w:val="00746E3B"/>
    <w:rsid w:val="0075012B"/>
    <w:rsid w:val="0075105D"/>
    <w:rsid w:val="007511B0"/>
    <w:rsid w:val="00754C44"/>
    <w:rsid w:val="00755893"/>
    <w:rsid w:val="00755CDD"/>
    <w:rsid w:val="007561B1"/>
    <w:rsid w:val="00757DC7"/>
    <w:rsid w:val="0076005D"/>
    <w:rsid w:val="007607A2"/>
    <w:rsid w:val="00761A48"/>
    <w:rsid w:val="00761ABB"/>
    <w:rsid w:val="007632BB"/>
    <w:rsid w:val="007636E0"/>
    <w:rsid w:val="0076510C"/>
    <w:rsid w:val="00765184"/>
    <w:rsid w:val="007654BC"/>
    <w:rsid w:val="0076567C"/>
    <w:rsid w:val="00765B1A"/>
    <w:rsid w:val="0076688F"/>
    <w:rsid w:val="00767E55"/>
    <w:rsid w:val="00771C10"/>
    <w:rsid w:val="007735EC"/>
    <w:rsid w:val="0077590D"/>
    <w:rsid w:val="00775EFE"/>
    <w:rsid w:val="0077697E"/>
    <w:rsid w:val="00780269"/>
    <w:rsid w:val="00780500"/>
    <w:rsid w:val="00783E81"/>
    <w:rsid w:val="0078454B"/>
    <w:rsid w:val="00784AF7"/>
    <w:rsid w:val="0078596F"/>
    <w:rsid w:val="00790B00"/>
    <w:rsid w:val="007911C2"/>
    <w:rsid w:val="00791862"/>
    <w:rsid w:val="007925F3"/>
    <w:rsid w:val="00792CF4"/>
    <w:rsid w:val="0079305F"/>
    <w:rsid w:val="00795D96"/>
    <w:rsid w:val="007967B4"/>
    <w:rsid w:val="007969CE"/>
    <w:rsid w:val="007972A3"/>
    <w:rsid w:val="00797A6C"/>
    <w:rsid w:val="00797DDF"/>
    <w:rsid w:val="007A0305"/>
    <w:rsid w:val="007A45A1"/>
    <w:rsid w:val="007A4991"/>
    <w:rsid w:val="007A4F87"/>
    <w:rsid w:val="007B0228"/>
    <w:rsid w:val="007B258D"/>
    <w:rsid w:val="007B3490"/>
    <w:rsid w:val="007B5F19"/>
    <w:rsid w:val="007B637D"/>
    <w:rsid w:val="007B665E"/>
    <w:rsid w:val="007C0D0C"/>
    <w:rsid w:val="007C1417"/>
    <w:rsid w:val="007C15DC"/>
    <w:rsid w:val="007C25E0"/>
    <w:rsid w:val="007C2FDD"/>
    <w:rsid w:val="007C33A7"/>
    <w:rsid w:val="007C651E"/>
    <w:rsid w:val="007C7979"/>
    <w:rsid w:val="007C7E58"/>
    <w:rsid w:val="007D3010"/>
    <w:rsid w:val="007D3C03"/>
    <w:rsid w:val="007D4313"/>
    <w:rsid w:val="007D6A82"/>
    <w:rsid w:val="007D7893"/>
    <w:rsid w:val="007D7FAC"/>
    <w:rsid w:val="007E0231"/>
    <w:rsid w:val="007E2348"/>
    <w:rsid w:val="007E2D58"/>
    <w:rsid w:val="007E2E51"/>
    <w:rsid w:val="007E4FCB"/>
    <w:rsid w:val="007E5749"/>
    <w:rsid w:val="007E7246"/>
    <w:rsid w:val="00801D7B"/>
    <w:rsid w:val="00802992"/>
    <w:rsid w:val="00802F07"/>
    <w:rsid w:val="0080357F"/>
    <w:rsid w:val="00803D4C"/>
    <w:rsid w:val="0080472F"/>
    <w:rsid w:val="008055D7"/>
    <w:rsid w:val="00807324"/>
    <w:rsid w:val="00811C8A"/>
    <w:rsid w:val="00812BB8"/>
    <w:rsid w:val="008149FE"/>
    <w:rsid w:val="00816A6A"/>
    <w:rsid w:val="00817AE7"/>
    <w:rsid w:val="00821BF3"/>
    <w:rsid w:val="00821CAD"/>
    <w:rsid w:val="008245E3"/>
    <w:rsid w:val="00825722"/>
    <w:rsid w:val="00825C6A"/>
    <w:rsid w:val="00826B52"/>
    <w:rsid w:val="00826BD3"/>
    <w:rsid w:val="00827D44"/>
    <w:rsid w:val="008307D5"/>
    <w:rsid w:val="00830F71"/>
    <w:rsid w:val="008314F9"/>
    <w:rsid w:val="00831C91"/>
    <w:rsid w:val="00832C46"/>
    <w:rsid w:val="00832E3F"/>
    <w:rsid w:val="008348EF"/>
    <w:rsid w:val="00836AD9"/>
    <w:rsid w:val="00836BD5"/>
    <w:rsid w:val="008400FB"/>
    <w:rsid w:val="008409C3"/>
    <w:rsid w:val="00840C75"/>
    <w:rsid w:val="00841496"/>
    <w:rsid w:val="00841C28"/>
    <w:rsid w:val="00843646"/>
    <w:rsid w:val="00843F12"/>
    <w:rsid w:val="00844CEC"/>
    <w:rsid w:val="00851F92"/>
    <w:rsid w:val="00852912"/>
    <w:rsid w:val="00854063"/>
    <w:rsid w:val="00855D54"/>
    <w:rsid w:val="008565C3"/>
    <w:rsid w:val="00856B58"/>
    <w:rsid w:val="00860C69"/>
    <w:rsid w:val="00861ABB"/>
    <w:rsid w:val="00862979"/>
    <w:rsid w:val="00863992"/>
    <w:rsid w:val="00863F25"/>
    <w:rsid w:val="00864EA5"/>
    <w:rsid w:val="00867416"/>
    <w:rsid w:val="008674FB"/>
    <w:rsid w:val="0086752E"/>
    <w:rsid w:val="00871515"/>
    <w:rsid w:val="00871E3B"/>
    <w:rsid w:val="00871EFD"/>
    <w:rsid w:val="00873231"/>
    <w:rsid w:val="008734A6"/>
    <w:rsid w:val="008748C7"/>
    <w:rsid w:val="00874FFC"/>
    <w:rsid w:val="008774A6"/>
    <w:rsid w:val="008775E7"/>
    <w:rsid w:val="008813D8"/>
    <w:rsid w:val="00881FE9"/>
    <w:rsid w:val="00890A0C"/>
    <w:rsid w:val="00891186"/>
    <w:rsid w:val="00893D5F"/>
    <w:rsid w:val="008A1A2D"/>
    <w:rsid w:val="008A507C"/>
    <w:rsid w:val="008A51AB"/>
    <w:rsid w:val="008A6097"/>
    <w:rsid w:val="008B2785"/>
    <w:rsid w:val="008B29AB"/>
    <w:rsid w:val="008B5FB9"/>
    <w:rsid w:val="008B6504"/>
    <w:rsid w:val="008B770D"/>
    <w:rsid w:val="008C35B1"/>
    <w:rsid w:val="008C4A71"/>
    <w:rsid w:val="008C53E4"/>
    <w:rsid w:val="008C580D"/>
    <w:rsid w:val="008D1BC5"/>
    <w:rsid w:val="008D2C6B"/>
    <w:rsid w:val="008D3B8E"/>
    <w:rsid w:val="008D44E2"/>
    <w:rsid w:val="008D522F"/>
    <w:rsid w:val="008D5413"/>
    <w:rsid w:val="008D64B2"/>
    <w:rsid w:val="008E11BB"/>
    <w:rsid w:val="008E162C"/>
    <w:rsid w:val="008E28F5"/>
    <w:rsid w:val="008E2C46"/>
    <w:rsid w:val="008E39F2"/>
    <w:rsid w:val="008E4301"/>
    <w:rsid w:val="008E4BEF"/>
    <w:rsid w:val="008E4FB2"/>
    <w:rsid w:val="008E716D"/>
    <w:rsid w:val="008E74CE"/>
    <w:rsid w:val="008E7C76"/>
    <w:rsid w:val="008F12BC"/>
    <w:rsid w:val="008F2940"/>
    <w:rsid w:val="008F37F7"/>
    <w:rsid w:val="008F3A54"/>
    <w:rsid w:val="008F4F48"/>
    <w:rsid w:val="008F53F0"/>
    <w:rsid w:val="008F6CEC"/>
    <w:rsid w:val="008F7EBE"/>
    <w:rsid w:val="008F7FDE"/>
    <w:rsid w:val="009015A0"/>
    <w:rsid w:val="00902768"/>
    <w:rsid w:val="00902AB6"/>
    <w:rsid w:val="00902C1B"/>
    <w:rsid w:val="009036ED"/>
    <w:rsid w:val="00903CE6"/>
    <w:rsid w:val="0090414A"/>
    <w:rsid w:val="009048B7"/>
    <w:rsid w:val="00905295"/>
    <w:rsid w:val="00905738"/>
    <w:rsid w:val="00906AF1"/>
    <w:rsid w:val="00910510"/>
    <w:rsid w:val="009117E0"/>
    <w:rsid w:val="00915A8A"/>
    <w:rsid w:val="00915E4F"/>
    <w:rsid w:val="009175EC"/>
    <w:rsid w:val="009178B6"/>
    <w:rsid w:val="00917E85"/>
    <w:rsid w:val="009229AB"/>
    <w:rsid w:val="009229CE"/>
    <w:rsid w:val="00927A12"/>
    <w:rsid w:val="00933F38"/>
    <w:rsid w:val="009350B6"/>
    <w:rsid w:val="00935182"/>
    <w:rsid w:val="0094035C"/>
    <w:rsid w:val="00940BE8"/>
    <w:rsid w:val="00941E21"/>
    <w:rsid w:val="00942187"/>
    <w:rsid w:val="009425D0"/>
    <w:rsid w:val="009452FE"/>
    <w:rsid w:val="009453F4"/>
    <w:rsid w:val="00946C0B"/>
    <w:rsid w:val="00947052"/>
    <w:rsid w:val="00950EB4"/>
    <w:rsid w:val="00951B11"/>
    <w:rsid w:val="009521BE"/>
    <w:rsid w:val="00952EB4"/>
    <w:rsid w:val="009532EF"/>
    <w:rsid w:val="00955E85"/>
    <w:rsid w:val="00957184"/>
    <w:rsid w:val="009573C2"/>
    <w:rsid w:val="0096016D"/>
    <w:rsid w:val="0096117F"/>
    <w:rsid w:val="009632BB"/>
    <w:rsid w:val="0096588C"/>
    <w:rsid w:val="00965BBE"/>
    <w:rsid w:val="00967208"/>
    <w:rsid w:val="009702C8"/>
    <w:rsid w:val="00974857"/>
    <w:rsid w:val="00975A4F"/>
    <w:rsid w:val="00975EE3"/>
    <w:rsid w:val="009776B9"/>
    <w:rsid w:val="00980900"/>
    <w:rsid w:val="009812CC"/>
    <w:rsid w:val="009819CF"/>
    <w:rsid w:val="00982956"/>
    <w:rsid w:val="00982E78"/>
    <w:rsid w:val="009841E7"/>
    <w:rsid w:val="00984A18"/>
    <w:rsid w:val="00984BF3"/>
    <w:rsid w:val="00985EB3"/>
    <w:rsid w:val="00987646"/>
    <w:rsid w:val="00987CDD"/>
    <w:rsid w:val="009902AD"/>
    <w:rsid w:val="00990932"/>
    <w:rsid w:val="0099204D"/>
    <w:rsid w:val="0099399F"/>
    <w:rsid w:val="009939A7"/>
    <w:rsid w:val="009943C5"/>
    <w:rsid w:val="00994F4E"/>
    <w:rsid w:val="009964E5"/>
    <w:rsid w:val="00996A58"/>
    <w:rsid w:val="009A0169"/>
    <w:rsid w:val="009A0FBD"/>
    <w:rsid w:val="009A13F3"/>
    <w:rsid w:val="009A1E2D"/>
    <w:rsid w:val="009A3865"/>
    <w:rsid w:val="009A5E5F"/>
    <w:rsid w:val="009B0002"/>
    <w:rsid w:val="009B00FC"/>
    <w:rsid w:val="009B0608"/>
    <w:rsid w:val="009B068D"/>
    <w:rsid w:val="009B1E25"/>
    <w:rsid w:val="009B2462"/>
    <w:rsid w:val="009B376C"/>
    <w:rsid w:val="009B3CEE"/>
    <w:rsid w:val="009B42DB"/>
    <w:rsid w:val="009B43C1"/>
    <w:rsid w:val="009C01B1"/>
    <w:rsid w:val="009C056D"/>
    <w:rsid w:val="009C117F"/>
    <w:rsid w:val="009C12E6"/>
    <w:rsid w:val="009C425F"/>
    <w:rsid w:val="009C4624"/>
    <w:rsid w:val="009C5603"/>
    <w:rsid w:val="009C6B51"/>
    <w:rsid w:val="009C6CE3"/>
    <w:rsid w:val="009D064B"/>
    <w:rsid w:val="009D0FE8"/>
    <w:rsid w:val="009D2B0C"/>
    <w:rsid w:val="009D2BE9"/>
    <w:rsid w:val="009D2DCC"/>
    <w:rsid w:val="009D3373"/>
    <w:rsid w:val="009D4E09"/>
    <w:rsid w:val="009D7598"/>
    <w:rsid w:val="009D7DAA"/>
    <w:rsid w:val="009E077E"/>
    <w:rsid w:val="009E1541"/>
    <w:rsid w:val="009E2CFA"/>
    <w:rsid w:val="009E4343"/>
    <w:rsid w:val="009E45DF"/>
    <w:rsid w:val="009E46F0"/>
    <w:rsid w:val="009E75F3"/>
    <w:rsid w:val="009F0F22"/>
    <w:rsid w:val="009F2026"/>
    <w:rsid w:val="009F609E"/>
    <w:rsid w:val="009F7C9E"/>
    <w:rsid w:val="00A0056C"/>
    <w:rsid w:val="00A00785"/>
    <w:rsid w:val="00A05653"/>
    <w:rsid w:val="00A057DE"/>
    <w:rsid w:val="00A10EAB"/>
    <w:rsid w:val="00A111E2"/>
    <w:rsid w:val="00A136E2"/>
    <w:rsid w:val="00A142E6"/>
    <w:rsid w:val="00A14D7A"/>
    <w:rsid w:val="00A160CA"/>
    <w:rsid w:val="00A161FC"/>
    <w:rsid w:val="00A16AD3"/>
    <w:rsid w:val="00A16F72"/>
    <w:rsid w:val="00A21A1A"/>
    <w:rsid w:val="00A2260E"/>
    <w:rsid w:val="00A24DB2"/>
    <w:rsid w:val="00A2567D"/>
    <w:rsid w:val="00A25D7D"/>
    <w:rsid w:val="00A31A32"/>
    <w:rsid w:val="00A33002"/>
    <w:rsid w:val="00A343B1"/>
    <w:rsid w:val="00A35465"/>
    <w:rsid w:val="00A40889"/>
    <w:rsid w:val="00A417E5"/>
    <w:rsid w:val="00A424D0"/>
    <w:rsid w:val="00A42516"/>
    <w:rsid w:val="00A42DBB"/>
    <w:rsid w:val="00A43916"/>
    <w:rsid w:val="00A50C47"/>
    <w:rsid w:val="00A50CC3"/>
    <w:rsid w:val="00A5104D"/>
    <w:rsid w:val="00A53FAF"/>
    <w:rsid w:val="00A553EE"/>
    <w:rsid w:val="00A55DE2"/>
    <w:rsid w:val="00A55E1A"/>
    <w:rsid w:val="00A61931"/>
    <w:rsid w:val="00A659D9"/>
    <w:rsid w:val="00A65EAF"/>
    <w:rsid w:val="00A6674C"/>
    <w:rsid w:val="00A66860"/>
    <w:rsid w:val="00A66ADE"/>
    <w:rsid w:val="00A70A3D"/>
    <w:rsid w:val="00A73AAB"/>
    <w:rsid w:val="00A73B61"/>
    <w:rsid w:val="00A73C7E"/>
    <w:rsid w:val="00A74953"/>
    <w:rsid w:val="00A77701"/>
    <w:rsid w:val="00A77AC0"/>
    <w:rsid w:val="00A81443"/>
    <w:rsid w:val="00A814C8"/>
    <w:rsid w:val="00A828C0"/>
    <w:rsid w:val="00A84519"/>
    <w:rsid w:val="00A84F83"/>
    <w:rsid w:val="00A865AA"/>
    <w:rsid w:val="00A9053E"/>
    <w:rsid w:val="00A906E0"/>
    <w:rsid w:val="00A90989"/>
    <w:rsid w:val="00A9176C"/>
    <w:rsid w:val="00A91F5E"/>
    <w:rsid w:val="00A930DE"/>
    <w:rsid w:val="00A93552"/>
    <w:rsid w:val="00A9382E"/>
    <w:rsid w:val="00A9394E"/>
    <w:rsid w:val="00A9500D"/>
    <w:rsid w:val="00A95CA1"/>
    <w:rsid w:val="00AA0CC9"/>
    <w:rsid w:val="00AA12DE"/>
    <w:rsid w:val="00AA1857"/>
    <w:rsid w:val="00AA2C05"/>
    <w:rsid w:val="00AA2F2E"/>
    <w:rsid w:val="00AA7B70"/>
    <w:rsid w:val="00AA7CC0"/>
    <w:rsid w:val="00AB008D"/>
    <w:rsid w:val="00AB05C2"/>
    <w:rsid w:val="00AB2B2D"/>
    <w:rsid w:val="00AC5126"/>
    <w:rsid w:val="00AC67C5"/>
    <w:rsid w:val="00AC703B"/>
    <w:rsid w:val="00AC73B8"/>
    <w:rsid w:val="00AD0928"/>
    <w:rsid w:val="00AD0D37"/>
    <w:rsid w:val="00AD3936"/>
    <w:rsid w:val="00AD62F8"/>
    <w:rsid w:val="00AD6BEA"/>
    <w:rsid w:val="00AD7475"/>
    <w:rsid w:val="00AE3F52"/>
    <w:rsid w:val="00AE4418"/>
    <w:rsid w:val="00AE4970"/>
    <w:rsid w:val="00AE4D94"/>
    <w:rsid w:val="00AE506D"/>
    <w:rsid w:val="00AE50F0"/>
    <w:rsid w:val="00AF2516"/>
    <w:rsid w:val="00AF337B"/>
    <w:rsid w:val="00AF5FA5"/>
    <w:rsid w:val="00B01C02"/>
    <w:rsid w:val="00B0599A"/>
    <w:rsid w:val="00B05C47"/>
    <w:rsid w:val="00B07D24"/>
    <w:rsid w:val="00B128F9"/>
    <w:rsid w:val="00B14218"/>
    <w:rsid w:val="00B17275"/>
    <w:rsid w:val="00B21907"/>
    <w:rsid w:val="00B22460"/>
    <w:rsid w:val="00B22D2B"/>
    <w:rsid w:val="00B238CA"/>
    <w:rsid w:val="00B258A6"/>
    <w:rsid w:val="00B25E32"/>
    <w:rsid w:val="00B27941"/>
    <w:rsid w:val="00B3097E"/>
    <w:rsid w:val="00B30F61"/>
    <w:rsid w:val="00B31036"/>
    <w:rsid w:val="00B345AF"/>
    <w:rsid w:val="00B36ABE"/>
    <w:rsid w:val="00B41092"/>
    <w:rsid w:val="00B4118D"/>
    <w:rsid w:val="00B42D16"/>
    <w:rsid w:val="00B44122"/>
    <w:rsid w:val="00B45599"/>
    <w:rsid w:val="00B463D8"/>
    <w:rsid w:val="00B46B06"/>
    <w:rsid w:val="00B46B67"/>
    <w:rsid w:val="00B47115"/>
    <w:rsid w:val="00B47E35"/>
    <w:rsid w:val="00B50C46"/>
    <w:rsid w:val="00B5109C"/>
    <w:rsid w:val="00B521BB"/>
    <w:rsid w:val="00B527B3"/>
    <w:rsid w:val="00B54504"/>
    <w:rsid w:val="00B54901"/>
    <w:rsid w:val="00B555F3"/>
    <w:rsid w:val="00B60738"/>
    <w:rsid w:val="00B61499"/>
    <w:rsid w:val="00B62041"/>
    <w:rsid w:val="00B62AFD"/>
    <w:rsid w:val="00B63DA5"/>
    <w:rsid w:val="00B64582"/>
    <w:rsid w:val="00B65D57"/>
    <w:rsid w:val="00B67433"/>
    <w:rsid w:val="00B6786A"/>
    <w:rsid w:val="00B71FF6"/>
    <w:rsid w:val="00B73ADF"/>
    <w:rsid w:val="00B74EB1"/>
    <w:rsid w:val="00B7659B"/>
    <w:rsid w:val="00B76FB4"/>
    <w:rsid w:val="00B7783D"/>
    <w:rsid w:val="00B779E4"/>
    <w:rsid w:val="00B803DB"/>
    <w:rsid w:val="00B82F09"/>
    <w:rsid w:val="00B8332C"/>
    <w:rsid w:val="00B834F7"/>
    <w:rsid w:val="00B84FF1"/>
    <w:rsid w:val="00B852FD"/>
    <w:rsid w:val="00B86E16"/>
    <w:rsid w:val="00B8778D"/>
    <w:rsid w:val="00B900F4"/>
    <w:rsid w:val="00B92877"/>
    <w:rsid w:val="00B929C4"/>
    <w:rsid w:val="00B9456F"/>
    <w:rsid w:val="00B94D56"/>
    <w:rsid w:val="00B96FC3"/>
    <w:rsid w:val="00B9740C"/>
    <w:rsid w:val="00BA021B"/>
    <w:rsid w:val="00BA157E"/>
    <w:rsid w:val="00BA1CD6"/>
    <w:rsid w:val="00BA23F6"/>
    <w:rsid w:val="00BA38C0"/>
    <w:rsid w:val="00BA3FE8"/>
    <w:rsid w:val="00BB118C"/>
    <w:rsid w:val="00BB2163"/>
    <w:rsid w:val="00BB4215"/>
    <w:rsid w:val="00BB52AF"/>
    <w:rsid w:val="00BB5F75"/>
    <w:rsid w:val="00BB77DC"/>
    <w:rsid w:val="00BB7AD0"/>
    <w:rsid w:val="00BC06E2"/>
    <w:rsid w:val="00BC1EC3"/>
    <w:rsid w:val="00BC2C56"/>
    <w:rsid w:val="00BC3AA1"/>
    <w:rsid w:val="00BC594C"/>
    <w:rsid w:val="00BC745A"/>
    <w:rsid w:val="00BD30AC"/>
    <w:rsid w:val="00BD521E"/>
    <w:rsid w:val="00BD706D"/>
    <w:rsid w:val="00BE015D"/>
    <w:rsid w:val="00BE25C7"/>
    <w:rsid w:val="00BE46F8"/>
    <w:rsid w:val="00BE72F6"/>
    <w:rsid w:val="00BE7BBE"/>
    <w:rsid w:val="00BE7D5A"/>
    <w:rsid w:val="00BF053B"/>
    <w:rsid w:val="00BF0D32"/>
    <w:rsid w:val="00BF15AE"/>
    <w:rsid w:val="00BF15C1"/>
    <w:rsid w:val="00BF1F30"/>
    <w:rsid w:val="00BF2144"/>
    <w:rsid w:val="00BF238A"/>
    <w:rsid w:val="00BF315E"/>
    <w:rsid w:val="00BF33BB"/>
    <w:rsid w:val="00BF357A"/>
    <w:rsid w:val="00BF3C8C"/>
    <w:rsid w:val="00BF733C"/>
    <w:rsid w:val="00BF7D96"/>
    <w:rsid w:val="00C02130"/>
    <w:rsid w:val="00C02192"/>
    <w:rsid w:val="00C03053"/>
    <w:rsid w:val="00C038D6"/>
    <w:rsid w:val="00C03F5D"/>
    <w:rsid w:val="00C055BD"/>
    <w:rsid w:val="00C06AF5"/>
    <w:rsid w:val="00C0742B"/>
    <w:rsid w:val="00C11914"/>
    <w:rsid w:val="00C14C7D"/>
    <w:rsid w:val="00C14F1F"/>
    <w:rsid w:val="00C1514E"/>
    <w:rsid w:val="00C16A04"/>
    <w:rsid w:val="00C16AC7"/>
    <w:rsid w:val="00C16CF2"/>
    <w:rsid w:val="00C1700D"/>
    <w:rsid w:val="00C208BC"/>
    <w:rsid w:val="00C22BA2"/>
    <w:rsid w:val="00C23986"/>
    <w:rsid w:val="00C244D8"/>
    <w:rsid w:val="00C25D29"/>
    <w:rsid w:val="00C27BAF"/>
    <w:rsid w:val="00C27FF0"/>
    <w:rsid w:val="00C306B7"/>
    <w:rsid w:val="00C32A84"/>
    <w:rsid w:val="00C32E33"/>
    <w:rsid w:val="00C332C1"/>
    <w:rsid w:val="00C36228"/>
    <w:rsid w:val="00C36479"/>
    <w:rsid w:val="00C37ACA"/>
    <w:rsid w:val="00C40696"/>
    <w:rsid w:val="00C40C6B"/>
    <w:rsid w:val="00C4177C"/>
    <w:rsid w:val="00C500AC"/>
    <w:rsid w:val="00C51FF8"/>
    <w:rsid w:val="00C526B5"/>
    <w:rsid w:val="00C531D3"/>
    <w:rsid w:val="00C5528D"/>
    <w:rsid w:val="00C55C46"/>
    <w:rsid w:val="00C55F17"/>
    <w:rsid w:val="00C60103"/>
    <w:rsid w:val="00C60EEE"/>
    <w:rsid w:val="00C70A91"/>
    <w:rsid w:val="00C7243C"/>
    <w:rsid w:val="00C73423"/>
    <w:rsid w:val="00C745A0"/>
    <w:rsid w:val="00C75665"/>
    <w:rsid w:val="00C769C2"/>
    <w:rsid w:val="00C7736E"/>
    <w:rsid w:val="00C77AE7"/>
    <w:rsid w:val="00C828CC"/>
    <w:rsid w:val="00C82ACE"/>
    <w:rsid w:val="00C83663"/>
    <w:rsid w:val="00C844B5"/>
    <w:rsid w:val="00C85A4D"/>
    <w:rsid w:val="00C86F67"/>
    <w:rsid w:val="00C91826"/>
    <w:rsid w:val="00C920F2"/>
    <w:rsid w:val="00C934A9"/>
    <w:rsid w:val="00C96317"/>
    <w:rsid w:val="00C97724"/>
    <w:rsid w:val="00C97C43"/>
    <w:rsid w:val="00C97E06"/>
    <w:rsid w:val="00C97E7C"/>
    <w:rsid w:val="00CA0508"/>
    <w:rsid w:val="00CA12B0"/>
    <w:rsid w:val="00CA143B"/>
    <w:rsid w:val="00CA4F61"/>
    <w:rsid w:val="00CA7523"/>
    <w:rsid w:val="00CB22F4"/>
    <w:rsid w:val="00CB2565"/>
    <w:rsid w:val="00CB3907"/>
    <w:rsid w:val="00CB53A0"/>
    <w:rsid w:val="00CB60FE"/>
    <w:rsid w:val="00CB6562"/>
    <w:rsid w:val="00CB6D80"/>
    <w:rsid w:val="00CB723E"/>
    <w:rsid w:val="00CB7725"/>
    <w:rsid w:val="00CC3DC3"/>
    <w:rsid w:val="00CC4941"/>
    <w:rsid w:val="00CC4CB0"/>
    <w:rsid w:val="00CC5473"/>
    <w:rsid w:val="00CC57E2"/>
    <w:rsid w:val="00CC609C"/>
    <w:rsid w:val="00CC7C3F"/>
    <w:rsid w:val="00CD12AB"/>
    <w:rsid w:val="00CD459F"/>
    <w:rsid w:val="00CD50BB"/>
    <w:rsid w:val="00CD5586"/>
    <w:rsid w:val="00CD60BF"/>
    <w:rsid w:val="00CD63A5"/>
    <w:rsid w:val="00CD6537"/>
    <w:rsid w:val="00CD704E"/>
    <w:rsid w:val="00CE1AB5"/>
    <w:rsid w:val="00CE391E"/>
    <w:rsid w:val="00CE4562"/>
    <w:rsid w:val="00CE5465"/>
    <w:rsid w:val="00CE7A7B"/>
    <w:rsid w:val="00CE7B41"/>
    <w:rsid w:val="00CE7E7E"/>
    <w:rsid w:val="00CF18C8"/>
    <w:rsid w:val="00CF234E"/>
    <w:rsid w:val="00CF4E01"/>
    <w:rsid w:val="00CF60D6"/>
    <w:rsid w:val="00D01F02"/>
    <w:rsid w:val="00D02B62"/>
    <w:rsid w:val="00D0309D"/>
    <w:rsid w:val="00D05193"/>
    <w:rsid w:val="00D0563E"/>
    <w:rsid w:val="00D059B7"/>
    <w:rsid w:val="00D0661B"/>
    <w:rsid w:val="00D114F4"/>
    <w:rsid w:val="00D14302"/>
    <w:rsid w:val="00D15315"/>
    <w:rsid w:val="00D17B62"/>
    <w:rsid w:val="00D213FA"/>
    <w:rsid w:val="00D25FE3"/>
    <w:rsid w:val="00D27C29"/>
    <w:rsid w:val="00D324FC"/>
    <w:rsid w:val="00D3629D"/>
    <w:rsid w:val="00D3787E"/>
    <w:rsid w:val="00D41233"/>
    <w:rsid w:val="00D421E0"/>
    <w:rsid w:val="00D43EB2"/>
    <w:rsid w:val="00D452E7"/>
    <w:rsid w:val="00D45DED"/>
    <w:rsid w:val="00D46A04"/>
    <w:rsid w:val="00D505D3"/>
    <w:rsid w:val="00D514F6"/>
    <w:rsid w:val="00D532B2"/>
    <w:rsid w:val="00D53554"/>
    <w:rsid w:val="00D55A4C"/>
    <w:rsid w:val="00D55F38"/>
    <w:rsid w:val="00D55FD9"/>
    <w:rsid w:val="00D56E1C"/>
    <w:rsid w:val="00D57624"/>
    <w:rsid w:val="00D57FA6"/>
    <w:rsid w:val="00D6033A"/>
    <w:rsid w:val="00D606E2"/>
    <w:rsid w:val="00D62802"/>
    <w:rsid w:val="00D64174"/>
    <w:rsid w:val="00D663EA"/>
    <w:rsid w:val="00D6738B"/>
    <w:rsid w:val="00D6780B"/>
    <w:rsid w:val="00D73D14"/>
    <w:rsid w:val="00D7465B"/>
    <w:rsid w:val="00D76A98"/>
    <w:rsid w:val="00D77949"/>
    <w:rsid w:val="00D81877"/>
    <w:rsid w:val="00D83538"/>
    <w:rsid w:val="00D84092"/>
    <w:rsid w:val="00D8456C"/>
    <w:rsid w:val="00D864F3"/>
    <w:rsid w:val="00D86EA6"/>
    <w:rsid w:val="00D92709"/>
    <w:rsid w:val="00D92B56"/>
    <w:rsid w:val="00D93741"/>
    <w:rsid w:val="00D95DA9"/>
    <w:rsid w:val="00D95E2A"/>
    <w:rsid w:val="00D962CE"/>
    <w:rsid w:val="00D9716B"/>
    <w:rsid w:val="00D97791"/>
    <w:rsid w:val="00DA0EA4"/>
    <w:rsid w:val="00DA346D"/>
    <w:rsid w:val="00DA5D52"/>
    <w:rsid w:val="00DA7381"/>
    <w:rsid w:val="00DB19E0"/>
    <w:rsid w:val="00DB1A08"/>
    <w:rsid w:val="00DB447C"/>
    <w:rsid w:val="00DB6668"/>
    <w:rsid w:val="00DB6BC0"/>
    <w:rsid w:val="00DB6E8F"/>
    <w:rsid w:val="00DB7529"/>
    <w:rsid w:val="00DB7A35"/>
    <w:rsid w:val="00DB7C3F"/>
    <w:rsid w:val="00DC183B"/>
    <w:rsid w:val="00DC32F8"/>
    <w:rsid w:val="00DC39BB"/>
    <w:rsid w:val="00DC3B40"/>
    <w:rsid w:val="00DC6500"/>
    <w:rsid w:val="00DD2442"/>
    <w:rsid w:val="00DD6F06"/>
    <w:rsid w:val="00DE2B1E"/>
    <w:rsid w:val="00DE75BF"/>
    <w:rsid w:val="00DF4AA0"/>
    <w:rsid w:val="00DF4F7C"/>
    <w:rsid w:val="00DF51E6"/>
    <w:rsid w:val="00DF7621"/>
    <w:rsid w:val="00E01559"/>
    <w:rsid w:val="00E01788"/>
    <w:rsid w:val="00E0238F"/>
    <w:rsid w:val="00E02457"/>
    <w:rsid w:val="00E03B83"/>
    <w:rsid w:val="00E049D9"/>
    <w:rsid w:val="00E05F86"/>
    <w:rsid w:val="00E07712"/>
    <w:rsid w:val="00E078F1"/>
    <w:rsid w:val="00E11227"/>
    <w:rsid w:val="00E15AD8"/>
    <w:rsid w:val="00E207AE"/>
    <w:rsid w:val="00E21730"/>
    <w:rsid w:val="00E22614"/>
    <w:rsid w:val="00E24162"/>
    <w:rsid w:val="00E25086"/>
    <w:rsid w:val="00E279ED"/>
    <w:rsid w:val="00E30DAE"/>
    <w:rsid w:val="00E32350"/>
    <w:rsid w:val="00E326DF"/>
    <w:rsid w:val="00E3400D"/>
    <w:rsid w:val="00E376F4"/>
    <w:rsid w:val="00E412C2"/>
    <w:rsid w:val="00E4207D"/>
    <w:rsid w:val="00E4597A"/>
    <w:rsid w:val="00E47844"/>
    <w:rsid w:val="00E50C80"/>
    <w:rsid w:val="00E51ABC"/>
    <w:rsid w:val="00E5383F"/>
    <w:rsid w:val="00E53EA8"/>
    <w:rsid w:val="00E54CAE"/>
    <w:rsid w:val="00E5550A"/>
    <w:rsid w:val="00E63C03"/>
    <w:rsid w:val="00E71AD4"/>
    <w:rsid w:val="00E72069"/>
    <w:rsid w:val="00E75884"/>
    <w:rsid w:val="00E75ACC"/>
    <w:rsid w:val="00E768C1"/>
    <w:rsid w:val="00E8171E"/>
    <w:rsid w:val="00E855C3"/>
    <w:rsid w:val="00E86CC6"/>
    <w:rsid w:val="00E86FE3"/>
    <w:rsid w:val="00E9171E"/>
    <w:rsid w:val="00E947B6"/>
    <w:rsid w:val="00E95100"/>
    <w:rsid w:val="00E9530A"/>
    <w:rsid w:val="00E958C0"/>
    <w:rsid w:val="00E9668B"/>
    <w:rsid w:val="00E97D55"/>
    <w:rsid w:val="00EA0075"/>
    <w:rsid w:val="00EA0B66"/>
    <w:rsid w:val="00EA0E67"/>
    <w:rsid w:val="00EA2C64"/>
    <w:rsid w:val="00EA2C73"/>
    <w:rsid w:val="00EA36D4"/>
    <w:rsid w:val="00EA38F7"/>
    <w:rsid w:val="00EA4EF2"/>
    <w:rsid w:val="00EA5053"/>
    <w:rsid w:val="00EA506C"/>
    <w:rsid w:val="00EA53C1"/>
    <w:rsid w:val="00EA53E5"/>
    <w:rsid w:val="00EA594F"/>
    <w:rsid w:val="00EA5FC5"/>
    <w:rsid w:val="00EA6A18"/>
    <w:rsid w:val="00EA7EC3"/>
    <w:rsid w:val="00EB05FF"/>
    <w:rsid w:val="00EB244A"/>
    <w:rsid w:val="00EB24D5"/>
    <w:rsid w:val="00EB2A6B"/>
    <w:rsid w:val="00EB2F7E"/>
    <w:rsid w:val="00EB3649"/>
    <w:rsid w:val="00EB3E42"/>
    <w:rsid w:val="00EB3F53"/>
    <w:rsid w:val="00EB50B3"/>
    <w:rsid w:val="00EB7265"/>
    <w:rsid w:val="00EC0835"/>
    <w:rsid w:val="00EC3B2F"/>
    <w:rsid w:val="00EC4D70"/>
    <w:rsid w:val="00EC63E3"/>
    <w:rsid w:val="00EC79A8"/>
    <w:rsid w:val="00ED1CB9"/>
    <w:rsid w:val="00ED1CFE"/>
    <w:rsid w:val="00ED21F9"/>
    <w:rsid w:val="00ED2223"/>
    <w:rsid w:val="00ED429B"/>
    <w:rsid w:val="00ED7D1D"/>
    <w:rsid w:val="00EE1431"/>
    <w:rsid w:val="00EE1C33"/>
    <w:rsid w:val="00EE3004"/>
    <w:rsid w:val="00EE3BE8"/>
    <w:rsid w:val="00EE6D01"/>
    <w:rsid w:val="00EF1011"/>
    <w:rsid w:val="00EF215A"/>
    <w:rsid w:val="00EF2352"/>
    <w:rsid w:val="00EF3D22"/>
    <w:rsid w:val="00EF48E4"/>
    <w:rsid w:val="00EF6604"/>
    <w:rsid w:val="00EF70B0"/>
    <w:rsid w:val="00EF7B25"/>
    <w:rsid w:val="00F00327"/>
    <w:rsid w:val="00F00411"/>
    <w:rsid w:val="00F00C0B"/>
    <w:rsid w:val="00F0482B"/>
    <w:rsid w:val="00F04D3B"/>
    <w:rsid w:val="00F05678"/>
    <w:rsid w:val="00F100A3"/>
    <w:rsid w:val="00F101FF"/>
    <w:rsid w:val="00F10A0D"/>
    <w:rsid w:val="00F115AE"/>
    <w:rsid w:val="00F11FC2"/>
    <w:rsid w:val="00F13FE5"/>
    <w:rsid w:val="00F146FA"/>
    <w:rsid w:val="00F148C3"/>
    <w:rsid w:val="00F15EC4"/>
    <w:rsid w:val="00F20170"/>
    <w:rsid w:val="00F21457"/>
    <w:rsid w:val="00F22321"/>
    <w:rsid w:val="00F23EB9"/>
    <w:rsid w:val="00F242A8"/>
    <w:rsid w:val="00F243C4"/>
    <w:rsid w:val="00F24C07"/>
    <w:rsid w:val="00F250CC"/>
    <w:rsid w:val="00F25CBD"/>
    <w:rsid w:val="00F25D7B"/>
    <w:rsid w:val="00F3005C"/>
    <w:rsid w:val="00F3281C"/>
    <w:rsid w:val="00F333C8"/>
    <w:rsid w:val="00F41340"/>
    <w:rsid w:val="00F41F87"/>
    <w:rsid w:val="00F43B8F"/>
    <w:rsid w:val="00F45380"/>
    <w:rsid w:val="00F45ECA"/>
    <w:rsid w:val="00F46367"/>
    <w:rsid w:val="00F47A1C"/>
    <w:rsid w:val="00F519AF"/>
    <w:rsid w:val="00F51F51"/>
    <w:rsid w:val="00F539AF"/>
    <w:rsid w:val="00F5548E"/>
    <w:rsid w:val="00F561D0"/>
    <w:rsid w:val="00F5765E"/>
    <w:rsid w:val="00F61126"/>
    <w:rsid w:val="00F62A85"/>
    <w:rsid w:val="00F64C12"/>
    <w:rsid w:val="00F655B3"/>
    <w:rsid w:val="00F66A18"/>
    <w:rsid w:val="00F67872"/>
    <w:rsid w:val="00F73492"/>
    <w:rsid w:val="00F7603A"/>
    <w:rsid w:val="00F7652A"/>
    <w:rsid w:val="00F76802"/>
    <w:rsid w:val="00F80FCC"/>
    <w:rsid w:val="00F81F8F"/>
    <w:rsid w:val="00F8224D"/>
    <w:rsid w:val="00F82AA1"/>
    <w:rsid w:val="00F830A3"/>
    <w:rsid w:val="00F86AF6"/>
    <w:rsid w:val="00F87F96"/>
    <w:rsid w:val="00F904C8"/>
    <w:rsid w:val="00F9056E"/>
    <w:rsid w:val="00F90BC5"/>
    <w:rsid w:val="00F92379"/>
    <w:rsid w:val="00FA0272"/>
    <w:rsid w:val="00FA03F8"/>
    <w:rsid w:val="00FA2039"/>
    <w:rsid w:val="00FA2EF4"/>
    <w:rsid w:val="00FA3812"/>
    <w:rsid w:val="00FA3C90"/>
    <w:rsid w:val="00FA4FA3"/>
    <w:rsid w:val="00FA505C"/>
    <w:rsid w:val="00FA6062"/>
    <w:rsid w:val="00FA617B"/>
    <w:rsid w:val="00FA6A28"/>
    <w:rsid w:val="00FA75AB"/>
    <w:rsid w:val="00FA7CA2"/>
    <w:rsid w:val="00FB01EB"/>
    <w:rsid w:val="00FB0811"/>
    <w:rsid w:val="00FB0EB6"/>
    <w:rsid w:val="00FB1916"/>
    <w:rsid w:val="00FB316A"/>
    <w:rsid w:val="00FB3B2C"/>
    <w:rsid w:val="00FB4823"/>
    <w:rsid w:val="00FB71C1"/>
    <w:rsid w:val="00FC0FF3"/>
    <w:rsid w:val="00FC1852"/>
    <w:rsid w:val="00FC3552"/>
    <w:rsid w:val="00FD1EAD"/>
    <w:rsid w:val="00FD2A34"/>
    <w:rsid w:val="00FD32C9"/>
    <w:rsid w:val="00FD3687"/>
    <w:rsid w:val="00FD53DE"/>
    <w:rsid w:val="00FD6219"/>
    <w:rsid w:val="00FD6898"/>
    <w:rsid w:val="00FD7157"/>
    <w:rsid w:val="00FE0BDE"/>
    <w:rsid w:val="00FE2B8F"/>
    <w:rsid w:val="00FE3C8C"/>
    <w:rsid w:val="00FE48A7"/>
    <w:rsid w:val="00FE4B60"/>
    <w:rsid w:val="00FE7163"/>
    <w:rsid w:val="00FF1560"/>
    <w:rsid w:val="00FF2AB9"/>
    <w:rsid w:val="00FF2EFE"/>
    <w:rsid w:val="00FF3D54"/>
    <w:rsid w:val="00FF3E01"/>
    <w:rsid w:val="00FF4D23"/>
    <w:rsid w:val="00FF6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2EC98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656BB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D3787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Char"/>
    <w:rsid w:val="00003F71"/>
    <w:pPr>
      <w:widowControl w:val="0"/>
      <w:spacing w:line="300" w:lineRule="exact"/>
      <w:ind w:firstLine="360"/>
      <w:jc w:val="both"/>
    </w:pPr>
    <w:rPr>
      <w:rFonts w:ascii="Times New Roman" w:eastAsia="宋体" w:hAnsi="Times New Roman" w:cs="Times New Roman"/>
      <w:kern w:val="2"/>
      <w:sz w:val="18"/>
      <w:lang w:eastAsia="zh-CN"/>
    </w:rPr>
  </w:style>
  <w:style w:type="character" w:customStyle="1" w:styleId="Char">
    <w:name w:val="正文文本缩进 Char"/>
    <w:basedOn w:val="a0"/>
    <w:link w:val="a3"/>
    <w:rsid w:val="00003F71"/>
    <w:rPr>
      <w:rFonts w:ascii="Times New Roman" w:eastAsia="宋体" w:hAnsi="Times New Roman" w:cs="Times New Roman"/>
      <w:kern w:val="2"/>
      <w:sz w:val="18"/>
      <w:lang w:eastAsia="zh-CN"/>
    </w:rPr>
  </w:style>
  <w:style w:type="paragraph" w:styleId="a4">
    <w:name w:val="List Paragraph"/>
    <w:basedOn w:val="a"/>
    <w:uiPriority w:val="34"/>
    <w:qFormat/>
    <w:rsid w:val="00003F71"/>
    <w:pPr>
      <w:ind w:left="720"/>
      <w:contextualSpacing/>
    </w:pPr>
  </w:style>
  <w:style w:type="paragraph" w:styleId="a5">
    <w:name w:val="Document Map"/>
    <w:basedOn w:val="a"/>
    <w:link w:val="Char0"/>
    <w:uiPriority w:val="99"/>
    <w:semiHidden/>
    <w:unhideWhenUsed/>
    <w:rsid w:val="00656BBA"/>
    <w:rPr>
      <w:rFonts w:ascii="Helvetica" w:hAnsi="Helvetica"/>
    </w:rPr>
  </w:style>
  <w:style w:type="character" w:customStyle="1" w:styleId="Char0">
    <w:name w:val="文档结构图 Char"/>
    <w:basedOn w:val="a0"/>
    <w:link w:val="a5"/>
    <w:uiPriority w:val="99"/>
    <w:semiHidden/>
    <w:rsid w:val="00656BBA"/>
    <w:rPr>
      <w:rFonts w:ascii="Helvetica" w:hAnsi="Helvetica"/>
    </w:rPr>
  </w:style>
  <w:style w:type="character" w:customStyle="1" w:styleId="1Char">
    <w:name w:val="标题 1 Char"/>
    <w:basedOn w:val="a0"/>
    <w:link w:val="1"/>
    <w:uiPriority w:val="9"/>
    <w:rsid w:val="00656BBA"/>
    <w:rPr>
      <w:rFonts w:asciiTheme="majorHAnsi" w:eastAsiaTheme="majorEastAsia" w:hAnsiTheme="majorHAnsi" w:cstheme="majorBidi"/>
      <w:color w:val="2E74B5" w:themeColor="accent1" w:themeShade="BF"/>
      <w:sz w:val="32"/>
      <w:szCs w:val="32"/>
    </w:rPr>
  </w:style>
  <w:style w:type="paragraph" w:styleId="a6">
    <w:name w:val="Title"/>
    <w:basedOn w:val="a"/>
    <w:next w:val="a"/>
    <w:link w:val="Char1"/>
    <w:uiPriority w:val="10"/>
    <w:qFormat/>
    <w:rsid w:val="00656BBA"/>
    <w:pPr>
      <w:contextualSpacing/>
    </w:pPr>
    <w:rPr>
      <w:rFonts w:asciiTheme="majorHAnsi" w:eastAsiaTheme="majorEastAsia" w:hAnsiTheme="majorHAnsi" w:cstheme="majorBidi"/>
      <w:spacing w:val="-10"/>
      <w:kern w:val="28"/>
      <w:sz w:val="56"/>
      <w:szCs w:val="56"/>
    </w:rPr>
  </w:style>
  <w:style w:type="character" w:customStyle="1" w:styleId="Char1">
    <w:name w:val="标题 Char"/>
    <w:basedOn w:val="a0"/>
    <w:link w:val="a6"/>
    <w:uiPriority w:val="10"/>
    <w:rsid w:val="00656BBA"/>
    <w:rPr>
      <w:rFonts w:asciiTheme="majorHAnsi" w:eastAsiaTheme="majorEastAsia" w:hAnsiTheme="majorHAnsi" w:cstheme="majorBidi"/>
      <w:spacing w:val="-10"/>
      <w:kern w:val="28"/>
      <w:sz w:val="56"/>
      <w:szCs w:val="56"/>
    </w:rPr>
  </w:style>
  <w:style w:type="character" w:customStyle="1" w:styleId="2Char">
    <w:name w:val="标题 2 Char"/>
    <w:basedOn w:val="a0"/>
    <w:link w:val="2"/>
    <w:uiPriority w:val="9"/>
    <w:rsid w:val="00D3787E"/>
    <w:rPr>
      <w:rFonts w:asciiTheme="majorHAnsi" w:eastAsiaTheme="majorEastAsia" w:hAnsiTheme="majorHAnsi" w:cstheme="majorBidi"/>
      <w:color w:val="2E74B5" w:themeColor="accent1" w:themeShade="BF"/>
      <w:sz w:val="26"/>
      <w:szCs w:val="26"/>
    </w:rPr>
  </w:style>
  <w:style w:type="character" w:styleId="a7">
    <w:name w:val="annotation reference"/>
    <w:basedOn w:val="a0"/>
    <w:uiPriority w:val="99"/>
    <w:semiHidden/>
    <w:unhideWhenUsed/>
    <w:rsid w:val="00BF238A"/>
    <w:rPr>
      <w:sz w:val="18"/>
      <w:szCs w:val="18"/>
    </w:rPr>
  </w:style>
  <w:style w:type="paragraph" w:styleId="a8">
    <w:name w:val="annotation text"/>
    <w:basedOn w:val="a"/>
    <w:link w:val="Char2"/>
    <w:uiPriority w:val="99"/>
    <w:semiHidden/>
    <w:unhideWhenUsed/>
    <w:rsid w:val="00BF238A"/>
  </w:style>
  <w:style w:type="character" w:customStyle="1" w:styleId="Char2">
    <w:name w:val="批注文字 Char"/>
    <w:basedOn w:val="a0"/>
    <w:link w:val="a8"/>
    <w:uiPriority w:val="99"/>
    <w:semiHidden/>
    <w:rsid w:val="00BF238A"/>
  </w:style>
  <w:style w:type="paragraph" w:styleId="a9">
    <w:name w:val="annotation subject"/>
    <w:basedOn w:val="a8"/>
    <w:next w:val="a8"/>
    <w:link w:val="Char3"/>
    <w:uiPriority w:val="99"/>
    <w:semiHidden/>
    <w:unhideWhenUsed/>
    <w:rsid w:val="00BF238A"/>
    <w:rPr>
      <w:b/>
      <w:bCs/>
      <w:sz w:val="20"/>
      <w:szCs w:val="20"/>
    </w:rPr>
  </w:style>
  <w:style w:type="character" w:customStyle="1" w:styleId="Char3">
    <w:name w:val="批注主题 Char"/>
    <w:basedOn w:val="Char2"/>
    <w:link w:val="a9"/>
    <w:uiPriority w:val="99"/>
    <w:semiHidden/>
    <w:rsid w:val="00BF238A"/>
    <w:rPr>
      <w:b/>
      <w:bCs/>
      <w:sz w:val="20"/>
      <w:szCs w:val="20"/>
    </w:rPr>
  </w:style>
  <w:style w:type="paragraph" w:styleId="aa">
    <w:name w:val="Balloon Text"/>
    <w:basedOn w:val="a"/>
    <w:link w:val="Char4"/>
    <w:uiPriority w:val="99"/>
    <w:semiHidden/>
    <w:unhideWhenUsed/>
    <w:rsid w:val="00BF238A"/>
    <w:rPr>
      <w:rFonts w:ascii="Helvetica" w:hAnsi="Helvetica"/>
      <w:sz w:val="18"/>
      <w:szCs w:val="18"/>
    </w:rPr>
  </w:style>
  <w:style w:type="character" w:customStyle="1" w:styleId="Char4">
    <w:name w:val="批注框文本 Char"/>
    <w:basedOn w:val="a0"/>
    <w:link w:val="aa"/>
    <w:uiPriority w:val="99"/>
    <w:semiHidden/>
    <w:rsid w:val="00BF238A"/>
    <w:rPr>
      <w:rFonts w:ascii="Helvetica" w:hAnsi="Helvetica"/>
      <w:sz w:val="18"/>
      <w:szCs w:val="18"/>
    </w:rPr>
  </w:style>
  <w:style w:type="paragraph" w:styleId="ab">
    <w:name w:val="header"/>
    <w:basedOn w:val="a"/>
    <w:link w:val="Char5"/>
    <w:unhideWhenUsed/>
    <w:rsid w:val="00DB447C"/>
    <w:pPr>
      <w:tabs>
        <w:tab w:val="center" w:pos="4680"/>
        <w:tab w:val="right" w:pos="9360"/>
      </w:tabs>
    </w:pPr>
  </w:style>
  <w:style w:type="character" w:customStyle="1" w:styleId="Char5">
    <w:name w:val="页眉 Char"/>
    <w:basedOn w:val="a0"/>
    <w:link w:val="ab"/>
    <w:uiPriority w:val="99"/>
    <w:rsid w:val="00DB447C"/>
  </w:style>
  <w:style w:type="paragraph" w:styleId="ac">
    <w:name w:val="footer"/>
    <w:basedOn w:val="a"/>
    <w:link w:val="Char6"/>
    <w:uiPriority w:val="99"/>
    <w:unhideWhenUsed/>
    <w:rsid w:val="00DB447C"/>
    <w:pPr>
      <w:tabs>
        <w:tab w:val="center" w:pos="4680"/>
        <w:tab w:val="right" w:pos="9360"/>
      </w:tabs>
    </w:pPr>
  </w:style>
  <w:style w:type="character" w:customStyle="1" w:styleId="Char6">
    <w:name w:val="页脚 Char"/>
    <w:basedOn w:val="a0"/>
    <w:link w:val="ac"/>
    <w:uiPriority w:val="99"/>
    <w:rsid w:val="00DB447C"/>
  </w:style>
  <w:style w:type="paragraph" w:customStyle="1" w:styleId="Body">
    <w:name w:val="Body"/>
    <w:rsid w:val="00FB0811"/>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paragraph" w:customStyle="1" w:styleId="BodyA">
    <w:name w:val="Body A"/>
    <w:rsid w:val="002C20F7"/>
    <w:pPr>
      <w:pBdr>
        <w:top w:val="nil"/>
        <w:left w:val="nil"/>
        <w:bottom w:val="nil"/>
        <w:right w:val="nil"/>
        <w:between w:val="nil"/>
        <w:bar w:val="nil"/>
      </w:pBdr>
    </w:pPr>
    <w:rPr>
      <w:rFonts w:ascii="Arial Unicode MS" w:eastAsia="Arial Unicode MS" w:hAnsi="Arial Unicode MS" w:cs="Arial Unicode MS"/>
      <w:color w:val="000000"/>
      <w:sz w:val="22"/>
      <w:szCs w:val="22"/>
      <w:u w:color="000000"/>
      <w:bdr w:val="nil"/>
      <w:lang w:val="zh-TW" w:eastAsia="zh-TW"/>
    </w:rPr>
  </w:style>
  <w:style w:type="numbering" w:customStyle="1" w:styleId="Numbered">
    <w:name w:val="Numbered"/>
    <w:rsid w:val="002C20F7"/>
    <w:pPr>
      <w:numPr>
        <w:numId w:val="1"/>
      </w:numPr>
    </w:pPr>
  </w:style>
  <w:style w:type="paragraph" w:styleId="ad">
    <w:name w:val="Normal (Web)"/>
    <w:basedOn w:val="a"/>
    <w:uiPriority w:val="99"/>
    <w:semiHidden/>
    <w:unhideWhenUsed/>
    <w:rsid w:val="001353A9"/>
    <w:pPr>
      <w:spacing w:before="100" w:beforeAutospacing="1" w:after="100" w:afterAutospacing="1"/>
    </w:pPr>
    <w:rPr>
      <w:rFonts w:ascii="Times New Roman" w:hAnsi="Times New Roman" w:cs="Times New Roman"/>
      <w:lang w:eastAsia="zh-CN"/>
    </w:rPr>
  </w:style>
  <w:style w:type="paragraph" w:customStyle="1" w:styleId="0">
    <w:name w:val="0"/>
    <w:basedOn w:val="a"/>
    <w:rsid w:val="00975A4F"/>
    <w:pPr>
      <w:spacing w:line="320" w:lineRule="exact"/>
      <w:jc w:val="both"/>
    </w:pPr>
    <w:rPr>
      <w:rFonts w:ascii="Lucida Sans Unicode" w:eastAsia="方正楷体简体" w:hAnsi="Lucida Sans Unicode" w:cs="Times New Roman"/>
      <w:sz w:val="20"/>
      <w:szCs w:val="20"/>
      <w:lang w:eastAsia="zh-CN"/>
    </w:rPr>
  </w:style>
  <w:style w:type="paragraph" w:customStyle="1" w:styleId="ae">
    <w:name w:val="中文作者"/>
    <w:basedOn w:val="a"/>
    <w:rsid w:val="00975A4F"/>
    <w:pPr>
      <w:widowControl w:val="0"/>
      <w:overflowPunct w:val="0"/>
      <w:spacing w:before="40" w:after="240" w:line="200" w:lineRule="exact"/>
      <w:jc w:val="center"/>
    </w:pPr>
    <w:rPr>
      <w:rFonts w:ascii="Lucida Sans Unicode" w:eastAsia="方正仿宋简体" w:hAnsi="Lucida Sans Unicode" w:cs="Times New Roman"/>
      <w:kern w:val="2"/>
      <w:sz w:val="22"/>
      <w:szCs w:val="22"/>
      <w:lang w:eastAsia="zh-CN"/>
    </w:rPr>
  </w:style>
  <w:style w:type="character" w:customStyle="1" w:styleId="0Char">
    <w:name w:val="0+粗 Char"/>
    <w:basedOn w:val="a0"/>
    <w:rsid w:val="00975A4F"/>
    <w:rPr>
      <w:rFonts w:ascii="Lucida Sans Unicode" w:eastAsia="方正楷体简体" w:hAnsi="Lucida Sans Unicode"/>
      <w:b/>
      <w:kern w:val="2"/>
      <w:lang w:val="en-US" w:eastAsia="zh-CN" w:bidi="ar-SA"/>
    </w:rPr>
  </w:style>
  <w:style w:type="paragraph" w:customStyle="1" w:styleId="af">
    <w:name w:val="英文小四"/>
    <w:basedOn w:val="a"/>
    <w:rsid w:val="00975A4F"/>
    <w:pPr>
      <w:widowControl w:val="0"/>
      <w:overflowPunct w:val="0"/>
      <w:spacing w:line="460" w:lineRule="exact"/>
      <w:jc w:val="center"/>
    </w:pPr>
    <w:rPr>
      <w:rFonts w:ascii="Times" w:eastAsia="方正细等线简体" w:hAnsi="Times" w:cs="Times New Roman"/>
      <w:b/>
      <w:kern w:val="2"/>
      <w:lang w:eastAsia="zh-CN"/>
    </w:rPr>
  </w:style>
  <w:style w:type="character" w:styleId="af0">
    <w:name w:val="Hyperlink"/>
    <w:basedOn w:val="a0"/>
    <w:semiHidden/>
    <w:rsid w:val="00975A4F"/>
    <w:rPr>
      <w:rFonts w:ascii="Times" w:eastAsia="方正楷体简体" w:hAnsi="Times"/>
      <w:color w:val="0000FF"/>
      <w:kern w:val="2"/>
      <w:u w:val="single"/>
      <w:lang w:val="en-US" w:eastAsia="zh-CN" w:bidi="ar-SA"/>
    </w:rPr>
  </w:style>
  <w:style w:type="paragraph" w:customStyle="1" w:styleId="af1">
    <w:name w:val="图表"/>
    <w:basedOn w:val="a"/>
    <w:rsid w:val="000B6884"/>
    <w:pPr>
      <w:widowControl w:val="0"/>
      <w:overflowPunct w:val="0"/>
      <w:spacing w:line="320" w:lineRule="exact"/>
      <w:jc w:val="center"/>
    </w:pPr>
    <w:rPr>
      <w:rFonts w:ascii="Lucida Sans Unicode" w:eastAsia="方正仿宋简体" w:hAnsi="Lucida Sans Unicode" w:cs="Times New Roman"/>
      <w:kern w:val="2"/>
      <w:sz w:val="20"/>
      <w:szCs w:val="20"/>
      <w:lang w:eastAsia="zh-CN"/>
    </w:rPr>
  </w:style>
  <w:style w:type="paragraph" w:styleId="af2">
    <w:name w:val="footnote text"/>
    <w:basedOn w:val="a"/>
    <w:link w:val="Char7"/>
    <w:uiPriority w:val="99"/>
    <w:unhideWhenUsed/>
    <w:rsid w:val="000E40C6"/>
  </w:style>
  <w:style w:type="character" w:customStyle="1" w:styleId="Char7">
    <w:name w:val="脚注文本 Char"/>
    <w:basedOn w:val="a0"/>
    <w:link w:val="af2"/>
    <w:uiPriority w:val="99"/>
    <w:rsid w:val="000E40C6"/>
  </w:style>
  <w:style w:type="character" w:styleId="af3">
    <w:name w:val="footnote reference"/>
    <w:basedOn w:val="a0"/>
    <w:uiPriority w:val="99"/>
    <w:unhideWhenUsed/>
    <w:rsid w:val="000E40C6"/>
    <w:rPr>
      <w:vertAlign w:val="superscript"/>
    </w:rPr>
  </w:style>
  <w:style w:type="paragraph" w:styleId="af4">
    <w:name w:val="endnote text"/>
    <w:basedOn w:val="a"/>
    <w:link w:val="Char8"/>
    <w:uiPriority w:val="99"/>
    <w:unhideWhenUsed/>
    <w:rsid w:val="000E40C6"/>
  </w:style>
  <w:style w:type="character" w:customStyle="1" w:styleId="Char8">
    <w:name w:val="尾注文本 Char"/>
    <w:basedOn w:val="a0"/>
    <w:link w:val="af4"/>
    <w:uiPriority w:val="99"/>
    <w:rsid w:val="000E40C6"/>
  </w:style>
  <w:style w:type="character" w:styleId="af5">
    <w:name w:val="endnote reference"/>
    <w:basedOn w:val="a0"/>
    <w:uiPriority w:val="99"/>
    <w:unhideWhenUsed/>
    <w:rsid w:val="000E40C6"/>
    <w:rPr>
      <w:vertAlign w:val="superscript"/>
    </w:rPr>
  </w:style>
  <w:style w:type="paragraph" w:styleId="af6">
    <w:name w:val="caption"/>
    <w:basedOn w:val="a"/>
    <w:next w:val="a"/>
    <w:uiPriority w:val="35"/>
    <w:unhideWhenUsed/>
    <w:qFormat/>
    <w:rsid w:val="00902C1B"/>
    <w:pPr>
      <w:spacing w:after="200"/>
    </w:pPr>
    <w:rPr>
      <w:i/>
      <w:iCs/>
      <w:color w:val="44546A" w:themeColor="text2"/>
      <w:sz w:val="18"/>
      <w:szCs w:val="18"/>
    </w:rPr>
  </w:style>
  <w:style w:type="character" w:customStyle="1" w:styleId="eChar">
    <w:name w:val="&lt;e摘要关键词基金&gt; Char"/>
    <w:basedOn w:val="a0"/>
    <w:link w:val="e"/>
    <w:rsid w:val="00FD6219"/>
    <w:rPr>
      <w:rFonts w:eastAsia="华文中宋"/>
      <w:kern w:val="2"/>
      <w:sz w:val="18"/>
    </w:rPr>
  </w:style>
  <w:style w:type="paragraph" w:customStyle="1" w:styleId="e">
    <w:name w:val="&lt;e摘要关键词基金&gt;"/>
    <w:basedOn w:val="a"/>
    <w:link w:val="eChar"/>
    <w:rsid w:val="00FD6219"/>
    <w:pPr>
      <w:widowControl w:val="0"/>
      <w:spacing w:line="300" w:lineRule="exact"/>
      <w:jc w:val="both"/>
    </w:pPr>
    <w:rPr>
      <w:rFonts w:eastAsia="华文中宋"/>
      <w:kern w:val="2"/>
      <w:sz w:val="18"/>
    </w:rPr>
  </w:style>
  <w:style w:type="paragraph" w:customStyle="1" w:styleId="b">
    <w:name w:val="b工程英文大标题"/>
    <w:basedOn w:val="a"/>
    <w:rsid w:val="00FD6219"/>
    <w:pPr>
      <w:widowControl w:val="0"/>
      <w:spacing w:beforeLines="70" w:before="70" w:line="400" w:lineRule="exact"/>
      <w:jc w:val="center"/>
      <w:textAlignment w:val="center"/>
    </w:pPr>
    <w:rPr>
      <w:rFonts w:ascii="Times New Roman" w:eastAsia="华文中宋" w:hAnsi="Times New Roman" w:cs="Times New Roman"/>
      <w:b/>
      <w:bCs/>
      <w:kern w:val="2"/>
      <w:sz w:val="32"/>
      <w:lang w:eastAsia="zh-CN"/>
    </w:rPr>
  </w:style>
  <w:style w:type="paragraph" w:customStyle="1" w:styleId="c">
    <w:name w:val="&lt;c作者姓名&gt;"/>
    <w:basedOn w:val="a"/>
    <w:rsid w:val="00FD6219"/>
    <w:pPr>
      <w:widowControl w:val="0"/>
      <w:spacing w:beforeLines="50" w:before="50" w:line="280" w:lineRule="exact"/>
      <w:jc w:val="center"/>
      <w:textAlignment w:val="center"/>
    </w:pPr>
    <w:rPr>
      <w:rFonts w:ascii="Times New Roman" w:eastAsia="华文中宋" w:hAnsi="Times New Roman" w:cs="Times New Roman"/>
      <w:b/>
      <w:bCs/>
      <w:kern w:val="2"/>
      <w:sz w:val="21"/>
      <w:lang w:eastAsia="zh-CN"/>
    </w:rPr>
  </w:style>
  <w:style w:type="paragraph" w:customStyle="1" w:styleId="af7">
    <w:name w:val="a工程文章大标题"/>
    <w:basedOn w:val="a"/>
    <w:rsid w:val="00FD6219"/>
    <w:pPr>
      <w:widowControl w:val="0"/>
      <w:spacing w:beforeLines="70" w:before="70" w:line="440" w:lineRule="exact"/>
      <w:jc w:val="center"/>
      <w:textAlignment w:val="center"/>
    </w:pPr>
    <w:rPr>
      <w:rFonts w:ascii="Times New Roman" w:eastAsia="华文楷体" w:hAnsi="Times New Roman" w:cs="Times New Roman"/>
      <w:b/>
      <w:bCs/>
      <w:kern w:val="2"/>
      <w:sz w:val="44"/>
      <w:lang w:eastAsia="zh-CN"/>
    </w:rPr>
  </w:style>
  <w:style w:type="paragraph" w:customStyle="1" w:styleId="d">
    <w:name w:val="&lt;d作者单位&gt;"/>
    <w:basedOn w:val="e"/>
    <w:rsid w:val="00FD6219"/>
    <w:pPr>
      <w:spacing w:afterLines="40" w:after="40"/>
      <w:jc w:val="center"/>
    </w:pPr>
  </w:style>
  <w:style w:type="paragraph" w:customStyle="1" w:styleId="DepartCorrespond">
    <w:name w:val="Depart.Correspond"/>
    <w:basedOn w:val="a"/>
    <w:rsid w:val="0051200A"/>
    <w:pPr>
      <w:ind w:left="66" w:hangingChars="66" w:hanging="66"/>
      <w:jc w:val="both"/>
    </w:pPr>
    <w:rPr>
      <w:rFonts w:ascii="Times New Roman" w:eastAsia="宋体" w:hAnsi="Times New Roman" w:cs="Times New Roman"/>
      <w:iCs/>
      <w:sz w:val="16"/>
      <w:szCs w:val="20"/>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656BB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D3787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Char"/>
    <w:rsid w:val="00003F71"/>
    <w:pPr>
      <w:widowControl w:val="0"/>
      <w:spacing w:line="300" w:lineRule="exact"/>
      <w:ind w:firstLine="360"/>
      <w:jc w:val="both"/>
    </w:pPr>
    <w:rPr>
      <w:rFonts w:ascii="Times New Roman" w:eastAsia="宋体" w:hAnsi="Times New Roman" w:cs="Times New Roman"/>
      <w:kern w:val="2"/>
      <w:sz w:val="18"/>
      <w:lang w:eastAsia="zh-CN"/>
    </w:rPr>
  </w:style>
  <w:style w:type="character" w:customStyle="1" w:styleId="Char">
    <w:name w:val="正文文本缩进 Char"/>
    <w:basedOn w:val="a0"/>
    <w:link w:val="a3"/>
    <w:rsid w:val="00003F71"/>
    <w:rPr>
      <w:rFonts w:ascii="Times New Roman" w:eastAsia="宋体" w:hAnsi="Times New Roman" w:cs="Times New Roman"/>
      <w:kern w:val="2"/>
      <w:sz w:val="18"/>
      <w:lang w:eastAsia="zh-CN"/>
    </w:rPr>
  </w:style>
  <w:style w:type="paragraph" w:styleId="a4">
    <w:name w:val="List Paragraph"/>
    <w:basedOn w:val="a"/>
    <w:uiPriority w:val="34"/>
    <w:qFormat/>
    <w:rsid w:val="00003F71"/>
    <w:pPr>
      <w:ind w:left="720"/>
      <w:contextualSpacing/>
    </w:pPr>
  </w:style>
  <w:style w:type="paragraph" w:styleId="a5">
    <w:name w:val="Document Map"/>
    <w:basedOn w:val="a"/>
    <w:link w:val="Char0"/>
    <w:uiPriority w:val="99"/>
    <w:semiHidden/>
    <w:unhideWhenUsed/>
    <w:rsid w:val="00656BBA"/>
    <w:rPr>
      <w:rFonts w:ascii="Helvetica" w:hAnsi="Helvetica"/>
    </w:rPr>
  </w:style>
  <w:style w:type="character" w:customStyle="1" w:styleId="Char0">
    <w:name w:val="文档结构图 Char"/>
    <w:basedOn w:val="a0"/>
    <w:link w:val="a5"/>
    <w:uiPriority w:val="99"/>
    <w:semiHidden/>
    <w:rsid w:val="00656BBA"/>
    <w:rPr>
      <w:rFonts w:ascii="Helvetica" w:hAnsi="Helvetica"/>
    </w:rPr>
  </w:style>
  <w:style w:type="character" w:customStyle="1" w:styleId="1Char">
    <w:name w:val="标题 1 Char"/>
    <w:basedOn w:val="a0"/>
    <w:link w:val="1"/>
    <w:uiPriority w:val="9"/>
    <w:rsid w:val="00656BBA"/>
    <w:rPr>
      <w:rFonts w:asciiTheme="majorHAnsi" w:eastAsiaTheme="majorEastAsia" w:hAnsiTheme="majorHAnsi" w:cstheme="majorBidi"/>
      <w:color w:val="2E74B5" w:themeColor="accent1" w:themeShade="BF"/>
      <w:sz w:val="32"/>
      <w:szCs w:val="32"/>
    </w:rPr>
  </w:style>
  <w:style w:type="paragraph" w:styleId="a6">
    <w:name w:val="Title"/>
    <w:basedOn w:val="a"/>
    <w:next w:val="a"/>
    <w:link w:val="Char1"/>
    <w:uiPriority w:val="10"/>
    <w:qFormat/>
    <w:rsid w:val="00656BBA"/>
    <w:pPr>
      <w:contextualSpacing/>
    </w:pPr>
    <w:rPr>
      <w:rFonts w:asciiTheme="majorHAnsi" w:eastAsiaTheme="majorEastAsia" w:hAnsiTheme="majorHAnsi" w:cstheme="majorBidi"/>
      <w:spacing w:val="-10"/>
      <w:kern w:val="28"/>
      <w:sz w:val="56"/>
      <w:szCs w:val="56"/>
    </w:rPr>
  </w:style>
  <w:style w:type="character" w:customStyle="1" w:styleId="Char1">
    <w:name w:val="标题 Char"/>
    <w:basedOn w:val="a0"/>
    <w:link w:val="a6"/>
    <w:uiPriority w:val="10"/>
    <w:rsid w:val="00656BBA"/>
    <w:rPr>
      <w:rFonts w:asciiTheme="majorHAnsi" w:eastAsiaTheme="majorEastAsia" w:hAnsiTheme="majorHAnsi" w:cstheme="majorBidi"/>
      <w:spacing w:val="-10"/>
      <w:kern w:val="28"/>
      <w:sz w:val="56"/>
      <w:szCs w:val="56"/>
    </w:rPr>
  </w:style>
  <w:style w:type="character" w:customStyle="1" w:styleId="2Char">
    <w:name w:val="标题 2 Char"/>
    <w:basedOn w:val="a0"/>
    <w:link w:val="2"/>
    <w:uiPriority w:val="9"/>
    <w:rsid w:val="00D3787E"/>
    <w:rPr>
      <w:rFonts w:asciiTheme="majorHAnsi" w:eastAsiaTheme="majorEastAsia" w:hAnsiTheme="majorHAnsi" w:cstheme="majorBidi"/>
      <w:color w:val="2E74B5" w:themeColor="accent1" w:themeShade="BF"/>
      <w:sz w:val="26"/>
      <w:szCs w:val="26"/>
    </w:rPr>
  </w:style>
  <w:style w:type="character" w:styleId="a7">
    <w:name w:val="annotation reference"/>
    <w:basedOn w:val="a0"/>
    <w:uiPriority w:val="99"/>
    <w:semiHidden/>
    <w:unhideWhenUsed/>
    <w:rsid w:val="00BF238A"/>
    <w:rPr>
      <w:sz w:val="18"/>
      <w:szCs w:val="18"/>
    </w:rPr>
  </w:style>
  <w:style w:type="paragraph" w:styleId="a8">
    <w:name w:val="annotation text"/>
    <w:basedOn w:val="a"/>
    <w:link w:val="Char2"/>
    <w:uiPriority w:val="99"/>
    <w:semiHidden/>
    <w:unhideWhenUsed/>
    <w:rsid w:val="00BF238A"/>
  </w:style>
  <w:style w:type="character" w:customStyle="1" w:styleId="Char2">
    <w:name w:val="批注文字 Char"/>
    <w:basedOn w:val="a0"/>
    <w:link w:val="a8"/>
    <w:uiPriority w:val="99"/>
    <w:semiHidden/>
    <w:rsid w:val="00BF238A"/>
  </w:style>
  <w:style w:type="paragraph" w:styleId="a9">
    <w:name w:val="annotation subject"/>
    <w:basedOn w:val="a8"/>
    <w:next w:val="a8"/>
    <w:link w:val="Char3"/>
    <w:uiPriority w:val="99"/>
    <w:semiHidden/>
    <w:unhideWhenUsed/>
    <w:rsid w:val="00BF238A"/>
    <w:rPr>
      <w:b/>
      <w:bCs/>
      <w:sz w:val="20"/>
      <w:szCs w:val="20"/>
    </w:rPr>
  </w:style>
  <w:style w:type="character" w:customStyle="1" w:styleId="Char3">
    <w:name w:val="批注主题 Char"/>
    <w:basedOn w:val="Char2"/>
    <w:link w:val="a9"/>
    <w:uiPriority w:val="99"/>
    <w:semiHidden/>
    <w:rsid w:val="00BF238A"/>
    <w:rPr>
      <w:b/>
      <w:bCs/>
      <w:sz w:val="20"/>
      <w:szCs w:val="20"/>
    </w:rPr>
  </w:style>
  <w:style w:type="paragraph" w:styleId="aa">
    <w:name w:val="Balloon Text"/>
    <w:basedOn w:val="a"/>
    <w:link w:val="Char4"/>
    <w:uiPriority w:val="99"/>
    <w:semiHidden/>
    <w:unhideWhenUsed/>
    <w:rsid w:val="00BF238A"/>
    <w:rPr>
      <w:rFonts w:ascii="Helvetica" w:hAnsi="Helvetica"/>
      <w:sz w:val="18"/>
      <w:szCs w:val="18"/>
    </w:rPr>
  </w:style>
  <w:style w:type="character" w:customStyle="1" w:styleId="Char4">
    <w:name w:val="批注框文本 Char"/>
    <w:basedOn w:val="a0"/>
    <w:link w:val="aa"/>
    <w:uiPriority w:val="99"/>
    <w:semiHidden/>
    <w:rsid w:val="00BF238A"/>
    <w:rPr>
      <w:rFonts w:ascii="Helvetica" w:hAnsi="Helvetica"/>
      <w:sz w:val="18"/>
      <w:szCs w:val="18"/>
    </w:rPr>
  </w:style>
  <w:style w:type="paragraph" w:styleId="ab">
    <w:name w:val="header"/>
    <w:basedOn w:val="a"/>
    <w:link w:val="Char5"/>
    <w:unhideWhenUsed/>
    <w:rsid w:val="00DB447C"/>
    <w:pPr>
      <w:tabs>
        <w:tab w:val="center" w:pos="4680"/>
        <w:tab w:val="right" w:pos="9360"/>
      </w:tabs>
    </w:pPr>
  </w:style>
  <w:style w:type="character" w:customStyle="1" w:styleId="Char5">
    <w:name w:val="页眉 Char"/>
    <w:basedOn w:val="a0"/>
    <w:link w:val="ab"/>
    <w:uiPriority w:val="99"/>
    <w:rsid w:val="00DB447C"/>
  </w:style>
  <w:style w:type="paragraph" w:styleId="ac">
    <w:name w:val="footer"/>
    <w:basedOn w:val="a"/>
    <w:link w:val="Char6"/>
    <w:uiPriority w:val="99"/>
    <w:unhideWhenUsed/>
    <w:rsid w:val="00DB447C"/>
    <w:pPr>
      <w:tabs>
        <w:tab w:val="center" w:pos="4680"/>
        <w:tab w:val="right" w:pos="9360"/>
      </w:tabs>
    </w:pPr>
  </w:style>
  <w:style w:type="character" w:customStyle="1" w:styleId="Char6">
    <w:name w:val="页脚 Char"/>
    <w:basedOn w:val="a0"/>
    <w:link w:val="ac"/>
    <w:uiPriority w:val="99"/>
    <w:rsid w:val="00DB447C"/>
  </w:style>
  <w:style w:type="paragraph" w:customStyle="1" w:styleId="Body">
    <w:name w:val="Body"/>
    <w:rsid w:val="00FB0811"/>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paragraph" w:customStyle="1" w:styleId="BodyA">
    <w:name w:val="Body A"/>
    <w:rsid w:val="002C20F7"/>
    <w:pPr>
      <w:pBdr>
        <w:top w:val="nil"/>
        <w:left w:val="nil"/>
        <w:bottom w:val="nil"/>
        <w:right w:val="nil"/>
        <w:between w:val="nil"/>
        <w:bar w:val="nil"/>
      </w:pBdr>
    </w:pPr>
    <w:rPr>
      <w:rFonts w:ascii="Arial Unicode MS" w:eastAsia="Arial Unicode MS" w:hAnsi="Arial Unicode MS" w:cs="Arial Unicode MS"/>
      <w:color w:val="000000"/>
      <w:sz w:val="22"/>
      <w:szCs w:val="22"/>
      <w:u w:color="000000"/>
      <w:bdr w:val="nil"/>
      <w:lang w:val="zh-TW" w:eastAsia="zh-TW"/>
    </w:rPr>
  </w:style>
  <w:style w:type="numbering" w:customStyle="1" w:styleId="Numbered">
    <w:name w:val="Numbered"/>
    <w:rsid w:val="002C20F7"/>
    <w:pPr>
      <w:numPr>
        <w:numId w:val="1"/>
      </w:numPr>
    </w:pPr>
  </w:style>
  <w:style w:type="paragraph" w:styleId="ad">
    <w:name w:val="Normal (Web)"/>
    <w:basedOn w:val="a"/>
    <w:uiPriority w:val="99"/>
    <w:semiHidden/>
    <w:unhideWhenUsed/>
    <w:rsid w:val="001353A9"/>
    <w:pPr>
      <w:spacing w:before="100" w:beforeAutospacing="1" w:after="100" w:afterAutospacing="1"/>
    </w:pPr>
    <w:rPr>
      <w:rFonts w:ascii="Times New Roman" w:hAnsi="Times New Roman" w:cs="Times New Roman"/>
      <w:lang w:eastAsia="zh-CN"/>
    </w:rPr>
  </w:style>
  <w:style w:type="paragraph" w:customStyle="1" w:styleId="0">
    <w:name w:val="0"/>
    <w:basedOn w:val="a"/>
    <w:rsid w:val="00975A4F"/>
    <w:pPr>
      <w:spacing w:line="320" w:lineRule="exact"/>
      <w:jc w:val="both"/>
    </w:pPr>
    <w:rPr>
      <w:rFonts w:ascii="Lucida Sans Unicode" w:eastAsia="方正楷体简体" w:hAnsi="Lucida Sans Unicode" w:cs="Times New Roman"/>
      <w:sz w:val="20"/>
      <w:szCs w:val="20"/>
      <w:lang w:eastAsia="zh-CN"/>
    </w:rPr>
  </w:style>
  <w:style w:type="paragraph" w:customStyle="1" w:styleId="ae">
    <w:name w:val="中文作者"/>
    <w:basedOn w:val="a"/>
    <w:rsid w:val="00975A4F"/>
    <w:pPr>
      <w:widowControl w:val="0"/>
      <w:overflowPunct w:val="0"/>
      <w:spacing w:before="40" w:after="240" w:line="200" w:lineRule="exact"/>
      <w:jc w:val="center"/>
    </w:pPr>
    <w:rPr>
      <w:rFonts w:ascii="Lucida Sans Unicode" w:eastAsia="方正仿宋简体" w:hAnsi="Lucida Sans Unicode" w:cs="Times New Roman"/>
      <w:kern w:val="2"/>
      <w:sz w:val="22"/>
      <w:szCs w:val="22"/>
      <w:lang w:eastAsia="zh-CN"/>
    </w:rPr>
  </w:style>
  <w:style w:type="character" w:customStyle="1" w:styleId="0Char">
    <w:name w:val="0+粗 Char"/>
    <w:basedOn w:val="a0"/>
    <w:rsid w:val="00975A4F"/>
    <w:rPr>
      <w:rFonts w:ascii="Lucida Sans Unicode" w:eastAsia="方正楷体简体" w:hAnsi="Lucida Sans Unicode"/>
      <w:b/>
      <w:kern w:val="2"/>
      <w:lang w:val="en-US" w:eastAsia="zh-CN" w:bidi="ar-SA"/>
    </w:rPr>
  </w:style>
  <w:style w:type="paragraph" w:customStyle="1" w:styleId="af">
    <w:name w:val="英文小四"/>
    <w:basedOn w:val="a"/>
    <w:rsid w:val="00975A4F"/>
    <w:pPr>
      <w:widowControl w:val="0"/>
      <w:overflowPunct w:val="0"/>
      <w:spacing w:line="460" w:lineRule="exact"/>
      <w:jc w:val="center"/>
    </w:pPr>
    <w:rPr>
      <w:rFonts w:ascii="Times" w:eastAsia="方正细等线简体" w:hAnsi="Times" w:cs="Times New Roman"/>
      <w:b/>
      <w:kern w:val="2"/>
      <w:lang w:eastAsia="zh-CN"/>
    </w:rPr>
  </w:style>
  <w:style w:type="character" w:styleId="af0">
    <w:name w:val="Hyperlink"/>
    <w:basedOn w:val="a0"/>
    <w:semiHidden/>
    <w:rsid w:val="00975A4F"/>
    <w:rPr>
      <w:rFonts w:ascii="Times" w:eastAsia="方正楷体简体" w:hAnsi="Times"/>
      <w:color w:val="0000FF"/>
      <w:kern w:val="2"/>
      <w:u w:val="single"/>
      <w:lang w:val="en-US" w:eastAsia="zh-CN" w:bidi="ar-SA"/>
    </w:rPr>
  </w:style>
  <w:style w:type="paragraph" w:customStyle="1" w:styleId="af1">
    <w:name w:val="图表"/>
    <w:basedOn w:val="a"/>
    <w:rsid w:val="000B6884"/>
    <w:pPr>
      <w:widowControl w:val="0"/>
      <w:overflowPunct w:val="0"/>
      <w:spacing w:line="320" w:lineRule="exact"/>
      <w:jc w:val="center"/>
    </w:pPr>
    <w:rPr>
      <w:rFonts w:ascii="Lucida Sans Unicode" w:eastAsia="方正仿宋简体" w:hAnsi="Lucida Sans Unicode" w:cs="Times New Roman"/>
      <w:kern w:val="2"/>
      <w:sz w:val="20"/>
      <w:szCs w:val="20"/>
      <w:lang w:eastAsia="zh-CN"/>
    </w:rPr>
  </w:style>
  <w:style w:type="paragraph" w:styleId="af2">
    <w:name w:val="footnote text"/>
    <w:basedOn w:val="a"/>
    <w:link w:val="Char7"/>
    <w:uiPriority w:val="99"/>
    <w:unhideWhenUsed/>
    <w:rsid w:val="000E40C6"/>
  </w:style>
  <w:style w:type="character" w:customStyle="1" w:styleId="Char7">
    <w:name w:val="脚注文本 Char"/>
    <w:basedOn w:val="a0"/>
    <w:link w:val="af2"/>
    <w:uiPriority w:val="99"/>
    <w:rsid w:val="000E40C6"/>
  </w:style>
  <w:style w:type="character" w:styleId="af3">
    <w:name w:val="footnote reference"/>
    <w:basedOn w:val="a0"/>
    <w:uiPriority w:val="99"/>
    <w:unhideWhenUsed/>
    <w:rsid w:val="000E40C6"/>
    <w:rPr>
      <w:vertAlign w:val="superscript"/>
    </w:rPr>
  </w:style>
  <w:style w:type="paragraph" w:styleId="af4">
    <w:name w:val="endnote text"/>
    <w:basedOn w:val="a"/>
    <w:link w:val="Char8"/>
    <w:uiPriority w:val="99"/>
    <w:unhideWhenUsed/>
    <w:rsid w:val="000E40C6"/>
  </w:style>
  <w:style w:type="character" w:customStyle="1" w:styleId="Char8">
    <w:name w:val="尾注文本 Char"/>
    <w:basedOn w:val="a0"/>
    <w:link w:val="af4"/>
    <w:uiPriority w:val="99"/>
    <w:rsid w:val="000E40C6"/>
  </w:style>
  <w:style w:type="character" w:styleId="af5">
    <w:name w:val="endnote reference"/>
    <w:basedOn w:val="a0"/>
    <w:uiPriority w:val="99"/>
    <w:unhideWhenUsed/>
    <w:rsid w:val="000E40C6"/>
    <w:rPr>
      <w:vertAlign w:val="superscript"/>
    </w:rPr>
  </w:style>
  <w:style w:type="paragraph" w:styleId="af6">
    <w:name w:val="caption"/>
    <w:basedOn w:val="a"/>
    <w:next w:val="a"/>
    <w:uiPriority w:val="35"/>
    <w:unhideWhenUsed/>
    <w:qFormat/>
    <w:rsid w:val="00902C1B"/>
    <w:pPr>
      <w:spacing w:after="200"/>
    </w:pPr>
    <w:rPr>
      <w:i/>
      <w:iCs/>
      <w:color w:val="44546A" w:themeColor="text2"/>
      <w:sz w:val="18"/>
      <w:szCs w:val="18"/>
    </w:rPr>
  </w:style>
  <w:style w:type="character" w:customStyle="1" w:styleId="eChar">
    <w:name w:val="&lt;e摘要关键词基金&gt; Char"/>
    <w:basedOn w:val="a0"/>
    <w:link w:val="e"/>
    <w:rsid w:val="00FD6219"/>
    <w:rPr>
      <w:rFonts w:eastAsia="华文中宋"/>
      <w:kern w:val="2"/>
      <w:sz w:val="18"/>
    </w:rPr>
  </w:style>
  <w:style w:type="paragraph" w:customStyle="1" w:styleId="e">
    <w:name w:val="&lt;e摘要关键词基金&gt;"/>
    <w:basedOn w:val="a"/>
    <w:link w:val="eChar"/>
    <w:rsid w:val="00FD6219"/>
    <w:pPr>
      <w:widowControl w:val="0"/>
      <w:spacing w:line="300" w:lineRule="exact"/>
      <w:jc w:val="both"/>
    </w:pPr>
    <w:rPr>
      <w:rFonts w:eastAsia="华文中宋"/>
      <w:kern w:val="2"/>
      <w:sz w:val="18"/>
    </w:rPr>
  </w:style>
  <w:style w:type="paragraph" w:customStyle="1" w:styleId="b">
    <w:name w:val="b工程英文大标题"/>
    <w:basedOn w:val="a"/>
    <w:rsid w:val="00FD6219"/>
    <w:pPr>
      <w:widowControl w:val="0"/>
      <w:spacing w:beforeLines="70" w:before="70" w:line="400" w:lineRule="exact"/>
      <w:jc w:val="center"/>
      <w:textAlignment w:val="center"/>
    </w:pPr>
    <w:rPr>
      <w:rFonts w:ascii="Times New Roman" w:eastAsia="华文中宋" w:hAnsi="Times New Roman" w:cs="Times New Roman"/>
      <w:b/>
      <w:bCs/>
      <w:kern w:val="2"/>
      <w:sz w:val="32"/>
      <w:lang w:eastAsia="zh-CN"/>
    </w:rPr>
  </w:style>
  <w:style w:type="paragraph" w:customStyle="1" w:styleId="c">
    <w:name w:val="&lt;c作者姓名&gt;"/>
    <w:basedOn w:val="a"/>
    <w:rsid w:val="00FD6219"/>
    <w:pPr>
      <w:widowControl w:val="0"/>
      <w:spacing w:beforeLines="50" w:before="50" w:line="280" w:lineRule="exact"/>
      <w:jc w:val="center"/>
      <w:textAlignment w:val="center"/>
    </w:pPr>
    <w:rPr>
      <w:rFonts w:ascii="Times New Roman" w:eastAsia="华文中宋" w:hAnsi="Times New Roman" w:cs="Times New Roman"/>
      <w:b/>
      <w:bCs/>
      <w:kern w:val="2"/>
      <w:sz w:val="21"/>
      <w:lang w:eastAsia="zh-CN"/>
    </w:rPr>
  </w:style>
  <w:style w:type="paragraph" w:customStyle="1" w:styleId="af7">
    <w:name w:val="a工程文章大标题"/>
    <w:basedOn w:val="a"/>
    <w:rsid w:val="00FD6219"/>
    <w:pPr>
      <w:widowControl w:val="0"/>
      <w:spacing w:beforeLines="70" w:before="70" w:line="440" w:lineRule="exact"/>
      <w:jc w:val="center"/>
      <w:textAlignment w:val="center"/>
    </w:pPr>
    <w:rPr>
      <w:rFonts w:ascii="Times New Roman" w:eastAsia="华文楷体" w:hAnsi="Times New Roman" w:cs="Times New Roman"/>
      <w:b/>
      <w:bCs/>
      <w:kern w:val="2"/>
      <w:sz w:val="44"/>
      <w:lang w:eastAsia="zh-CN"/>
    </w:rPr>
  </w:style>
  <w:style w:type="paragraph" w:customStyle="1" w:styleId="d">
    <w:name w:val="&lt;d作者单位&gt;"/>
    <w:basedOn w:val="e"/>
    <w:rsid w:val="00FD6219"/>
    <w:pPr>
      <w:spacing w:afterLines="40" w:after="40"/>
      <w:jc w:val="center"/>
    </w:pPr>
  </w:style>
  <w:style w:type="paragraph" w:customStyle="1" w:styleId="DepartCorrespond">
    <w:name w:val="Depart.Correspond"/>
    <w:basedOn w:val="a"/>
    <w:rsid w:val="0051200A"/>
    <w:pPr>
      <w:ind w:left="66" w:hangingChars="66" w:hanging="66"/>
      <w:jc w:val="both"/>
    </w:pPr>
    <w:rPr>
      <w:rFonts w:ascii="Times New Roman" w:eastAsia="宋体" w:hAnsi="Times New Roman" w:cs="Times New Roman"/>
      <w:iCs/>
      <w:sz w:val="16"/>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725149">
      <w:bodyDiv w:val="1"/>
      <w:marLeft w:val="0"/>
      <w:marRight w:val="0"/>
      <w:marTop w:val="0"/>
      <w:marBottom w:val="0"/>
      <w:divBdr>
        <w:top w:val="none" w:sz="0" w:space="0" w:color="auto"/>
        <w:left w:val="none" w:sz="0" w:space="0" w:color="auto"/>
        <w:bottom w:val="none" w:sz="0" w:space="0" w:color="auto"/>
        <w:right w:val="none" w:sz="0" w:space="0" w:color="auto"/>
      </w:divBdr>
    </w:div>
    <w:div w:id="854658390">
      <w:bodyDiv w:val="1"/>
      <w:marLeft w:val="0"/>
      <w:marRight w:val="0"/>
      <w:marTop w:val="0"/>
      <w:marBottom w:val="0"/>
      <w:divBdr>
        <w:top w:val="none" w:sz="0" w:space="0" w:color="auto"/>
        <w:left w:val="none" w:sz="0" w:space="0" w:color="auto"/>
        <w:bottom w:val="none" w:sz="0" w:space="0" w:color="auto"/>
        <w:right w:val="none" w:sz="0" w:space="0" w:color="auto"/>
      </w:divBdr>
    </w:div>
    <w:div w:id="941038536">
      <w:bodyDiv w:val="1"/>
      <w:marLeft w:val="0"/>
      <w:marRight w:val="0"/>
      <w:marTop w:val="0"/>
      <w:marBottom w:val="0"/>
      <w:divBdr>
        <w:top w:val="none" w:sz="0" w:space="0" w:color="auto"/>
        <w:left w:val="none" w:sz="0" w:space="0" w:color="auto"/>
        <w:bottom w:val="none" w:sz="0" w:space="0" w:color="auto"/>
        <w:right w:val="none" w:sz="0" w:space="0" w:color="auto"/>
      </w:divBdr>
    </w:div>
    <w:div w:id="1343311895">
      <w:bodyDiv w:val="1"/>
      <w:marLeft w:val="0"/>
      <w:marRight w:val="0"/>
      <w:marTop w:val="0"/>
      <w:marBottom w:val="0"/>
      <w:divBdr>
        <w:top w:val="none" w:sz="0" w:space="0" w:color="auto"/>
        <w:left w:val="none" w:sz="0" w:space="0" w:color="auto"/>
        <w:bottom w:val="none" w:sz="0" w:space="0" w:color="auto"/>
        <w:right w:val="none" w:sz="0" w:space="0" w:color="auto"/>
      </w:divBdr>
      <w:divsChild>
        <w:div w:id="369578228">
          <w:marLeft w:val="0"/>
          <w:marRight w:val="0"/>
          <w:marTop w:val="0"/>
          <w:marBottom w:val="0"/>
          <w:divBdr>
            <w:top w:val="none" w:sz="0" w:space="0" w:color="auto"/>
            <w:left w:val="none" w:sz="0" w:space="0" w:color="auto"/>
            <w:bottom w:val="none" w:sz="0" w:space="0" w:color="auto"/>
            <w:right w:val="none" w:sz="0" w:space="0" w:color="auto"/>
          </w:divBdr>
          <w:divsChild>
            <w:div w:id="733966011">
              <w:marLeft w:val="0"/>
              <w:marRight w:val="0"/>
              <w:marTop w:val="0"/>
              <w:marBottom w:val="0"/>
              <w:divBdr>
                <w:top w:val="none" w:sz="0" w:space="0" w:color="auto"/>
                <w:left w:val="none" w:sz="0" w:space="0" w:color="auto"/>
                <w:bottom w:val="none" w:sz="0" w:space="0" w:color="auto"/>
                <w:right w:val="none" w:sz="0" w:space="0" w:color="auto"/>
              </w:divBdr>
              <w:divsChild>
                <w:div w:id="93574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image" Target="media/image11.emf"/><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3.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87D1E19-E1F1-4105-A3E9-8FBE41ECB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9</Pages>
  <Words>2574</Words>
  <Characters>14673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University of Science and Technology</Company>
  <LinksUpToDate>false</LinksUpToDate>
  <CharactersWithSpaces>17213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方国庆</dc:creator>
  <cp:keywords/>
  <dc:description/>
  <cp:lastModifiedBy>Shawn</cp:lastModifiedBy>
  <cp:revision>178</cp:revision>
  <cp:lastPrinted>2016-03-01T12:55:00Z</cp:lastPrinted>
  <dcterms:created xsi:type="dcterms:W3CDTF">2016-03-01T12:55:00Z</dcterms:created>
  <dcterms:modified xsi:type="dcterms:W3CDTF">2016-03-24T00:09:00Z</dcterms:modified>
</cp:coreProperties>
</file>